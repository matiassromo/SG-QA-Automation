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A44FF" w:rsidR="00A75BE0" w:rsidP="00937D2C" w:rsidRDefault="00A75BE0" w14:paraId="1CE478E1" w14:textId="7EDF08F1">
      <w:pPr>
        <w:spacing w:after="0" w:line="240" w:lineRule="auto"/>
        <w:rPr>
          <w:rFonts w:ascii="Times New Roman" w:hAnsi="Times New Roman"/>
          <w:b/>
          <w:sz w:val="24"/>
          <w:szCs w:val="24"/>
        </w:rPr>
      </w:pPr>
    </w:p>
    <w:p w:rsidRPr="00EA44FF" w:rsidR="00A75BE0" w:rsidP="00937D2C" w:rsidRDefault="00A75BE0" w14:paraId="1CE478E2" w14:textId="77777777">
      <w:pPr>
        <w:spacing w:after="0" w:line="240" w:lineRule="auto"/>
        <w:rPr>
          <w:rFonts w:ascii="Times New Roman" w:hAnsi="Times New Roman"/>
          <w:b/>
          <w:sz w:val="24"/>
          <w:szCs w:val="24"/>
        </w:rPr>
      </w:pPr>
    </w:p>
    <w:p w:rsidRPr="00EA44FF" w:rsidR="00A523BB" w:rsidP="00937D2C" w:rsidRDefault="00A523BB" w14:paraId="1CE478E3" w14:textId="77777777">
      <w:pPr>
        <w:spacing w:after="0" w:line="240" w:lineRule="auto"/>
        <w:rPr>
          <w:rFonts w:ascii="Times New Roman" w:hAnsi="Times New Roman"/>
          <w:b/>
          <w:sz w:val="24"/>
          <w:szCs w:val="24"/>
        </w:rPr>
      </w:pPr>
    </w:p>
    <w:p w:rsidRPr="00EA44FF" w:rsidR="001F5A14" w:rsidP="00937D2C" w:rsidRDefault="001F5A14" w14:paraId="1CE478E4" w14:textId="77777777">
      <w:pPr>
        <w:spacing w:after="0" w:line="240" w:lineRule="auto"/>
        <w:rPr>
          <w:rFonts w:ascii="Times New Roman" w:hAnsi="Times New Roman"/>
          <w:b/>
          <w:sz w:val="24"/>
          <w:szCs w:val="24"/>
        </w:rPr>
      </w:pPr>
    </w:p>
    <w:p w:rsidRPr="00EA44FF" w:rsidR="001F5A14" w:rsidP="00937D2C" w:rsidRDefault="001F5A14" w14:paraId="1CE478E5" w14:textId="77777777">
      <w:pPr>
        <w:spacing w:after="0" w:line="240" w:lineRule="auto"/>
        <w:rPr>
          <w:rFonts w:ascii="Times New Roman" w:hAnsi="Times New Roman"/>
          <w:b/>
          <w:sz w:val="24"/>
          <w:szCs w:val="24"/>
        </w:rPr>
      </w:pPr>
    </w:p>
    <w:p w:rsidRPr="00EA44FF" w:rsidR="001B50DB" w:rsidP="00937D2C" w:rsidRDefault="001B50DB" w14:paraId="153FEF31" w14:textId="77777777">
      <w:pPr>
        <w:spacing w:after="0" w:line="240" w:lineRule="auto"/>
        <w:rPr>
          <w:rFonts w:ascii="Times New Roman" w:hAnsi="Times New Roman"/>
          <w:b/>
          <w:sz w:val="24"/>
          <w:szCs w:val="24"/>
        </w:rPr>
      </w:pPr>
    </w:p>
    <w:p w:rsidRPr="00EA44FF" w:rsidR="001B50DB" w:rsidP="00937D2C" w:rsidRDefault="001B50DB" w14:paraId="21EB95D5" w14:textId="77777777">
      <w:pPr>
        <w:spacing w:after="0" w:line="240" w:lineRule="auto"/>
        <w:rPr>
          <w:rFonts w:ascii="Times New Roman" w:hAnsi="Times New Roman"/>
          <w:b/>
          <w:sz w:val="24"/>
          <w:szCs w:val="24"/>
        </w:rPr>
      </w:pPr>
    </w:p>
    <w:p w:rsidRPr="00EA44FF" w:rsidR="001B50DB" w:rsidP="00937D2C" w:rsidRDefault="001B50DB" w14:paraId="580035FE" w14:textId="77777777">
      <w:pPr>
        <w:spacing w:after="0" w:line="240" w:lineRule="auto"/>
        <w:rPr>
          <w:rFonts w:ascii="Times New Roman" w:hAnsi="Times New Roman"/>
          <w:b/>
          <w:sz w:val="24"/>
          <w:szCs w:val="24"/>
        </w:rPr>
      </w:pPr>
    </w:p>
    <w:p w:rsidRPr="00EA44FF" w:rsidR="001B50DB" w:rsidP="00937D2C" w:rsidRDefault="001B50DB" w14:paraId="5520EE82" w14:textId="77777777">
      <w:pPr>
        <w:spacing w:after="0" w:line="240" w:lineRule="auto"/>
        <w:rPr>
          <w:rFonts w:ascii="Times New Roman" w:hAnsi="Times New Roman"/>
          <w:b/>
          <w:sz w:val="24"/>
          <w:szCs w:val="24"/>
        </w:rPr>
      </w:pPr>
    </w:p>
    <w:p w:rsidRPr="00EA44FF" w:rsidR="001B50DB" w:rsidP="00937D2C" w:rsidRDefault="001B50DB" w14:paraId="7D3EE2DA" w14:textId="77777777">
      <w:pPr>
        <w:spacing w:after="0" w:line="240" w:lineRule="auto"/>
        <w:rPr>
          <w:rFonts w:ascii="Times New Roman" w:hAnsi="Times New Roman"/>
          <w:b/>
          <w:sz w:val="24"/>
          <w:szCs w:val="24"/>
        </w:rPr>
      </w:pPr>
    </w:p>
    <w:p w:rsidRPr="00EA44FF" w:rsidR="001B50DB" w:rsidP="00937D2C" w:rsidRDefault="001B50DB" w14:paraId="1FD953A3" w14:textId="77777777">
      <w:pPr>
        <w:spacing w:after="0" w:line="240" w:lineRule="auto"/>
        <w:rPr>
          <w:rFonts w:ascii="Times New Roman" w:hAnsi="Times New Roman"/>
          <w:b/>
          <w:sz w:val="24"/>
          <w:szCs w:val="24"/>
        </w:rPr>
      </w:pPr>
    </w:p>
    <w:p w:rsidRPr="00EA44FF" w:rsidR="001B50DB" w:rsidP="00937D2C" w:rsidRDefault="001B50DB" w14:paraId="5CC891E6" w14:textId="77777777">
      <w:pPr>
        <w:spacing w:after="0" w:line="240" w:lineRule="auto"/>
        <w:rPr>
          <w:rFonts w:ascii="Times New Roman" w:hAnsi="Times New Roman"/>
          <w:b/>
          <w:sz w:val="24"/>
          <w:szCs w:val="24"/>
        </w:rPr>
      </w:pPr>
    </w:p>
    <w:p w:rsidRPr="00EA44FF" w:rsidR="001B50DB" w:rsidP="00937D2C" w:rsidRDefault="001B50DB" w14:paraId="21850491" w14:textId="77777777">
      <w:pPr>
        <w:spacing w:after="0" w:line="240" w:lineRule="auto"/>
        <w:rPr>
          <w:rFonts w:ascii="Times New Roman" w:hAnsi="Times New Roman"/>
          <w:b/>
          <w:sz w:val="24"/>
          <w:szCs w:val="24"/>
        </w:rPr>
      </w:pPr>
    </w:p>
    <w:p w:rsidRPr="00EA44FF" w:rsidR="001B50DB" w:rsidP="00937D2C" w:rsidRDefault="001B50DB" w14:paraId="16076FED" w14:textId="77777777">
      <w:pPr>
        <w:spacing w:after="0" w:line="240" w:lineRule="auto"/>
        <w:rPr>
          <w:rFonts w:ascii="Times New Roman" w:hAnsi="Times New Roman"/>
          <w:b/>
          <w:sz w:val="24"/>
          <w:szCs w:val="24"/>
        </w:rPr>
      </w:pPr>
    </w:p>
    <w:p w:rsidRPr="00EA44FF" w:rsidR="001B50DB" w:rsidP="00937D2C" w:rsidRDefault="001B50DB" w14:paraId="40295D97" w14:textId="77777777">
      <w:pPr>
        <w:spacing w:after="0" w:line="240" w:lineRule="auto"/>
        <w:rPr>
          <w:rFonts w:ascii="Times New Roman" w:hAnsi="Times New Roman"/>
          <w:b/>
          <w:sz w:val="24"/>
          <w:szCs w:val="24"/>
        </w:rPr>
      </w:pPr>
    </w:p>
    <w:p w:rsidRPr="00EA44FF" w:rsidR="00A925EF" w:rsidP="00937D2C" w:rsidRDefault="00A925EF" w14:paraId="1CE478E6" w14:textId="77777777">
      <w:pPr>
        <w:spacing w:after="0" w:line="240" w:lineRule="auto"/>
        <w:rPr>
          <w:rFonts w:ascii="Times New Roman" w:hAnsi="Times New Roman"/>
          <w:b/>
          <w:sz w:val="24"/>
          <w:szCs w:val="24"/>
        </w:rPr>
      </w:pPr>
    </w:p>
    <w:p w:rsidRPr="00243BB6" w:rsidR="00CE6982" w:rsidP="001F5A14" w:rsidRDefault="00CE6982" w14:paraId="31D9F45B" w14:textId="64EC38D8">
      <w:pPr>
        <w:spacing w:after="0" w:line="240" w:lineRule="auto"/>
        <w:jc w:val="right"/>
        <w:rPr>
          <w:rFonts w:ascii="Times New Roman" w:hAnsi="Times New Roman"/>
          <w:b/>
          <w:sz w:val="32"/>
          <w:szCs w:val="32"/>
        </w:rPr>
      </w:pPr>
      <w:r w:rsidRPr="00243BB6">
        <w:rPr>
          <w:rFonts w:ascii="Times New Roman" w:hAnsi="Times New Roman"/>
          <w:b/>
          <w:sz w:val="32"/>
          <w:szCs w:val="32"/>
        </w:rPr>
        <w:t xml:space="preserve">REQ 70169 </w:t>
      </w:r>
      <w:r w:rsidRPr="00243BB6" w:rsidR="00243BB6">
        <w:rPr>
          <w:rFonts w:ascii="Times New Roman" w:hAnsi="Times New Roman"/>
          <w:b/>
          <w:sz w:val="32"/>
          <w:szCs w:val="32"/>
        </w:rPr>
        <w:t>–</w:t>
      </w:r>
      <w:r w:rsidRPr="00243BB6">
        <w:rPr>
          <w:rFonts w:ascii="Times New Roman" w:hAnsi="Times New Roman"/>
          <w:b/>
          <w:sz w:val="32"/>
          <w:szCs w:val="32"/>
        </w:rPr>
        <w:t xml:space="preserve"> </w:t>
      </w:r>
      <w:r w:rsidRPr="00243BB6" w:rsidR="00243BB6">
        <w:rPr>
          <w:rFonts w:ascii="Times New Roman" w:hAnsi="Times New Roman"/>
          <w:b/>
          <w:sz w:val="32"/>
          <w:szCs w:val="32"/>
        </w:rPr>
        <w:t>MODULO PERFILAMIENTO CLIENTE SG</w:t>
      </w:r>
    </w:p>
    <w:p w:rsidRPr="00EA44FF" w:rsidR="00A75BE0" w:rsidP="001F5A14" w:rsidRDefault="00480887" w14:paraId="1CE478E7" w14:textId="31B61896">
      <w:pPr>
        <w:spacing w:after="0" w:line="240" w:lineRule="auto"/>
        <w:jc w:val="right"/>
        <w:rPr>
          <w:rFonts w:ascii="Times New Roman" w:hAnsi="Times New Roman"/>
          <w:b/>
          <w:sz w:val="24"/>
          <w:szCs w:val="24"/>
        </w:rPr>
      </w:pPr>
      <w:r w:rsidRPr="00EA44FF">
        <w:rPr>
          <w:rFonts w:ascii="Times New Roman" w:hAnsi="Times New Roman"/>
          <w:b/>
          <w:sz w:val="24"/>
          <w:szCs w:val="24"/>
        </w:rPr>
        <w:t xml:space="preserve">FORMATO DE </w:t>
      </w:r>
      <w:r w:rsidRPr="00EA44FF" w:rsidR="0005514A">
        <w:rPr>
          <w:rFonts w:ascii="Times New Roman" w:hAnsi="Times New Roman"/>
          <w:b/>
          <w:sz w:val="24"/>
          <w:szCs w:val="24"/>
        </w:rPr>
        <w:t>ANÁLISIS FUNCIONAL</w:t>
      </w:r>
    </w:p>
    <w:p w:rsidRPr="00EA44FF" w:rsidR="00480887" w:rsidP="001F5A14" w:rsidRDefault="00480887" w14:paraId="1CE478E8" w14:textId="77777777">
      <w:pPr>
        <w:spacing w:after="0" w:line="240" w:lineRule="auto"/>
        <w:jc w:val="right"/>
        <w:rPr>
          <w:rFonts w:ascii="Times New Roman" w:hAnsi="Times New Roman"/>
          <w:b/>
          <w:sz w:val="24"/>
          <w:szCs w:val="24"/>
        </w:rPr>
      </w:pPr>
    </w:p>
    <w:p w:rsidRPr="00EA44FF" w:rsidR="001F5A14" w:rsidP="001F5A14" w:rsidRDefault="001F5A14" w14:paraId="1CE478E9" w14:textId="77777777">
      <w:pPr>
        <w:spacing w:after="0" w:line="240" w:lineRule="auto"/>
        <w:jc w:val="right"/>
        <w:rPr>
          <w:rFonts w:ascii="Times New Roman" w:hAnsi="Times New Roman"/>
          <w:b/>
          <w:sz w:val="24"/>
          <w:szCs w:val="24"/>
        </w:rPr>
      </w:pPr>
    </w:p>
    <w:p w:rsidRPr="00EA44FF" w:rsidR="001F5A14" w:rsidP="001F5A14" w:rsidRDefault="001F5A14" w14:paraId="1CE478EB" w14:textId="77777777">
      <w:pPr>
        <w:jc w:val="right"/>
        <w:rPr>
          <w:rFonts w:ascii="Times New Roman" w:hAnsi="Times New Roman"/>
          <w:b/>
          <w:sz w:val="24"/>
          <w:szCs w:val="24"/>
        </w:rPr>
      </w:pPr>
    </w:p>
    <w:p w:rsidRPr="00EA44FF" w:rsidR="001F5A14" w:rsidP="001C1630" w:rsidRDefault="001F5A14" w14:paraId="1CE478F4" w14:textId="77777777">
      <w:pPr>
        <w:spacing w:after="0" w:line="240" w:lineRule="auto"/>
        <w:jc w:val="right"/>
        <w:rPr>
          <w:rFonts w:ascii="Times New Roman" w:hAnsi="Times New Roman"/>
          <w:b/>
          <w:sz w:val="24"/>
          <w:szCs w:val="24"/>
        </w:rPr>
      </w:pPr>
    </w:p>
    <w:p w:rsidRPr="00EA44FF" w:rsidR="00A925EF" w:rsidP="001C1630" w:rsidRDefault="00A925EF" w14:paraId="1CE478F5" w14:textId="77777777">
      <w:pPr>
        <w:spacing w:after="0" w:line="240" w:lineRule="auto"/>
        <w:jc w:val="right"/>
        <w:rPr>
          <w:rFonts w:ascii="Times New Roman" w:hAnsi="Times New Roman"/>
          <w:b/>
          <w:sz w:val="24"/>
          <w:szCs w:val="24"/>
        </w:rPr>
      </w:pPr>
    </w:p>
    <w:p w:rsidRPr="00EA44FF" w:rsidR="00D9781F" w:rsidP="001C1630" w:rsidRDefault="00D9781F" w14:paraId="1CE478F6" w14:textId="77777777">
      <w:pPr>
        <w:spacing w:after="0" w:line="240" w:lineRule="auto"/>
        <w:jc w:val="right"/>
        <w:rPr>
          <w:rFonts w:ascii="Times New Roman" w:hAnsi="Times New Roman"/>
          <w:sz w:val="24"/>
          <w:szCs w:val="24"/>
        </w:rPr>
      </w:pPr>
    </w:p>
    <w:p w:rsidRPr="00EA44FF" w:rsidR="00D9781F" w:rsidP="001B50DB" w:rsidRDefault="00D9781F" w14:paraId="1CE478F7" w14:textId="77777777">
      <w:pPr>
        <w:spacing w:after="0" w:line="240" w:lineRule="auto"/>
        <w:jc w:val="both"/>
        <w:rPr>
          <w:rFonts w:ascii="Times New Roman" w:hAnsi="Times New Roman"/>
          <w:sz w:val="24"/>
          <w:szCs w:val="24"/>
        </w:rPr>
      </w:pPr>
    </w:p>
    <w:p w:rsidRPr="00EA44FF" w:rsidR="00A523BB" w:rsidP="001B50DB" w:rsidRDefault="00A523BB" w14:paraId="1CE478F8" w14:textId="603097A1">
      <w:pPr>
        <w:spacing w:after="0" w:line="240" w:lineRule="auto"/>
        <w:jc w:val="both"/>
        <w:rPr>
          <w:rFonts w:ascii="Times New Roman" w:hAnsi="Times New Roman"/>
          <w:sz w:val="20"/>
          <w:szCs w:val="20"/>
        </w:rPr>
      </w:pPr>
      <w:r w:rsidRPr="00EA44FF">
        <w:rPr>
          <w:rFonts w:ascii="Times New Roman" w:hAnsi="Times New Roman"/>
          <w:sz w:val="20"/>
          <w:szCs w:val="20"/>
        </w:rPr>
        <w:t>© 20</w:t>
      </w:r>
      <w:r w:rsidRPr="00EA44FF" w:rsidR="008C1E1D">
        <w:rPr>
          <w:rFonts w:ascii="Times New Roman" w:hAnsi="Times New Roman"/>
          <w:sz w:val="20"/>
          <w:szCs w:val="20"/>
        </w:rPr>
        <w:t>2</w:t>
      </w:r>
      <w:r w:rsidR="009A6ADE">
        <w:rPr>
          <w:rFonts w:ascii="Times New Roman" w:hAnsi="Times New Roman"/>
          <w:sz w:val="20"/>
          <w:szCs w:val="20"/>
        </w:rPr>
        <w:t>6</w:t>
      </w:r>
      <w:r w:rsidRPr="00EA44FF">
        <w:rPr>
          <w:rFonts w:ascii="Times New Roman" w:hAnsi="Times New Roman"/>
          <w:sz w:val="20"/>
          <w:szCs w:val="20"/>
        </w:rPr>
        <w:t xml:space="preserve"> </w:t>
      </w:r>
      <w:r w:rsidRPr="00EA44FF" w:rsidR="008C1E1D">
        <w:rPr>
          <w:rFonts w:ascii="Times New Roman" w:hAnsi="Times New Roman"/>
          <w:sz w:val="20"/>
          <w:szCs w:val="20"/>
        </w:rPr>
        <w:t>SG Consulting Group</w:t>
      </w:r>
      <w:r w:rsidRPr="00EA44FF">
        <w:rPr>
          <w:rFonts w:ascii="Times New Roman" w:hAnsi="Times New Roman"/>
          <w:sz w:val="20"/>
          <w:szCs w:val="20"/>
        </w:rPr>
        <w:t>.</w:t>
      </w:r>
    </w:p>
    <w:p w:rsidRPr="00EA44FF" w:rsidR="00B6511E" w:rsidP="001B50DB" w:rsidRDefault="00B6511E" w14:paraId="1CE478F9" w14:textId="77777777">
      <w:pPr>
        <w:spacing w:after="0" w:line="240" w:lineRule="auto"/>
        <w:jc w:val="both"/>
        <w:rPr>
          <w:rFonts w:ascii="Times New Roman" w:hAnsi="Times New Roman"/>
          <w:sz w:val="20"/>
          <w:szCs w:val="20"/>
        </w:rPr>
      </w:pPr>
    </w:p>
    <w:p w:rsidRPr="00EA44FF" w:rsidR="00A523BB" w:rsidP="001B50DB" w:rsidRDefault="00A523BB" w14:paraId="1CE478FA" w14:textId="77777777">
      <w:pPr>
        <w:spacing w:after="0" w:line="240" w:lineRule="auto"/>
        <w:jc w:val="both"/>
        <w:rPr>
          <w:rFonts w:ascii="Times New Roman" w:hAnsi="Times New Roman"/>
          <w:sz w:val="20"/>
          <w:szCs w:val="20"/>
        </w:rPr>
      </w:pPr>
      <w:r w:rsidRPr="00EA44FF">
        <w:rPr>
          <w:rFonts w:ascii="Times New Roman" w:hAnsi="Times New Roman"/>
          <w:sz w:val="20"/>
          <w:szCs w:val="20"/>
        </w:rPr>
        <w:t>TODOS LOS DERECHOS RESERVADOS</w:t>
      </w:r>
    </w:p>
    <w:p w:rsidRPr="00EA44FF" w:rsidR="00B6511E" w:rsidP="001B50DB" w:rsidRDefault="00B6511E" w14:paraId="1CE478FB" w14:textId="77777777">
      <w:pPr>
        <w:spacing w:after="0" w:line="240" w:lineRule="auto"/>
        <w:jc w:val="both"/>
        <w:rPr>
          <w:rFonts w:ascii="Times New Roman" w:hAnsi="Times New Roman"/>
          <w:sz w:val="20"/>
          <w:szCs w:val="20"/>
        </w:rPr>
      </w:pPr>
    </w:p>
    <w:p w:rsidRPr="00EA44FF" w:rsidR="00A523BB" w:rsidP="001B50DB" w:rsidRDefault="00A523BB" w14:paraId="1CE478FC" w14:textId="77777777">
      <w:pPr>
        <w:spacing w:after="0" w:line="240" w:lineRule="auto"/>
        <w:jc w:val="both"/>
        <w:rPr>
          <w:rFonts w:ascii="Times New Roman" w:hAnsi="Times New Roman"/>
          <w:sz w:val="20"/>
          <w:szCs w:val="20"/>
        </w:rPr>
      </w:pPr>
      <w:r w:rsidRPr="00EA44FF">
        <w:rPr>
          <w:rFonts w:ascii="Times New Roman" w:hAnsi="Times New Roman"/>
          <w:sz w:val="20"/>
          <w:szCs w:val="20"/>
        </w:rPr>
        <w:t>Queda reservado el derecho de propiedad de este documento, con la facultad de disponer de él, publicarlo, traducirlo o autorizar su traducción, así como reproducirlo total o parcialmente, por cualquier sistema o medio.</w:t>
      </w:r>
    </w:p>
    <w:p w:rsidRPr="00EA44FF" w:rsidR="00B6511E" w:rsidP="001B50DB" w:rsidRDefault="00B6511E" w14:paraId="1CE478FD" w14:textId="77777777">
      <w:pPr>
        <w:spacing w:after="0" w:line="240" w:lineRule="auto"/>
        <w:jc w:val="both"/>
        <w:rPr>
          <w:rFonts w:ascii="Times New Roman" w:hAnsi="Times New Roman"/>
          <w:sz w:val="20"/>
          <w:szCs w:val="20"/>
        </w:rPr>
      </w:pPr>
    </w:p>
    <w:p w:rsidRPr="00EA44FF" w:rsidR="00A523BB" w:rsidP="001B50DB" w:rsidRDefault="00A523BB" w14:paraId="1CE478FE" w14:textId="77777777">
      <w:pPr>
        <w:spacing w:after="0" w:line="240" w:lineRule="auto"/>
        <w:jc w:val="both"/>
        <w:rPr>
          <w:rFonts w:ascii="Times New Roman" w:hAnsi="Times New Roman"/>
          <w:sz w:val="20"/>
          <w:szCs w:val="20"/>
        </w:rPr>
      </w:pPr>
      <w:r w:rsidRPr="00EA44FF">
        <w:rPr>
          <w:rFonts w:ascii="Times New Roman" w:hAnsi="Times New Roman"/>
          <w:sz w:val="20"/>
          <w:szCs w:val="20"/>
        </w:rPr>
        <w:t>No se permite la reproducción total o parcial de este documento, ni su incorporación a un sistema informático, ni su locación, ni su transmisión en cualquier forma o por cualquier medio, sea éste escrito o electrónico, mecánico, por fotocopia, por grabación u otros métodos, sin el permiso previo y escrito de los titulares de los derechos y del copyright.</w:t>
      </w:r>
    </w:p>
    <w:p w:rsidRPr="00EA44FF" w:rsidR="00F00BD6" w:rsidP="00A00850" w:rsidRDefault="001A6D82" w14:paraId="1CE478FF" w14:textId="77777777">
      <w:pPr>
        <w:spacing w:after="0" w:line="240" w:lineRule="auto"/>
        <w:jc w:val="center"/>
        <w:rPr>
          <w:rFonts w:ascii="Times New Roman" w:hAnsi="Times New Roman"/>
          <w:b/>
          <w:sz w:val="20"/>
          <w:szCs w:val="20"/>
        </w:rPr>
      </w:pPr>
      <w:bookmarkStart w:name="_Toc153178531" w:id="0"/>
      <w:bookmarkStart w:name="_Toc161737878" w:id="1"/>
      <w:r w:rsidRPr="00EA44FF">
        <w:rPr>
          <w:rFonts w:ascii="Times New Roman" w:hAnsi="Times New Roman"/>
          <w:b/>
          <w:sz w:val="24"/>
          <w:szCs w:val="24"/>
        </w:rPr>
        <w:br w:type="page"/>
      </w:r>
      <w:r w:rsidRPr="00EA44FF" w:rsidR="00277854">
        <w:rPr>
          <w:rFonts w:ascii="Times New Roman" w:hAnsi="Times New Roman"/>
          <w:b/>
          <w:sz w:val="20"/>
          <w:szCs w:val="20"/>
        </w:rPr>
        <w:t>INFORMACIÓN DEL REQUERIMIENTO</w:t>
      </w:r>
    </w:p>
    <w:p w:rsidRPr="00EA44FF" w:rsidR="00937D2C" w:rsidP="00937D2C" w:rsidRDefault="00937D2C" w14:paraId="1CE47900" w14:textId="77777777">
      <w:pPr>
        <w:spacing w:after="0" w:line="240" w:lineRule="auto"/>
        <w:rPr>
          <w:rFonts w:ascii="Times New Roman" w:hAnsi="Times New Roman"/>
          <w:b/>
          <w:sz w:val="20"/>
          <w:szCs w:val="20"/>
        </w:rPr>
      </w:pPr>
    </w:p>
    <w:p w:rsidRPr="00EA44FF" w:rsidR="00C3589E" w:rsidP="00C3589E" w:rsidRDefault="00C3589E" w14:paraId="1CE47901" w14:textId="77777777">
      <w:pPr>
        <w:spacing w:after="0" w:line="240" w:lineRule="auto"/>
        <w:rPr>
          <w:rFonts w:ascii="Times New Roman" w:hAnsi="Times New Roman"/>
          <w:b/>
          <w:sz w:val="20"/>
          <w:szCs w:val="20"/>
        </w:rPr>
      </w:pPr>
      <w:r w:rsidRPr="00EA44FF">
        <w:rPr>
          <w:rFonts w:ascii="Times New Roman" w:hAnsi="Times New Roman"/>
          <w:b/>
          <w:i/>
          <w:sz w:val="20"/>
          <w:szCs w:val="20"/>
        </w:rPr>
        <w:t>Servicios</w:t>
      </w:r>
    </w:p>
    <w:p w:rsidRPr="00EA44FF" w:rsidR="00695139" w:rsidP="004E0FDD" w:rsidRDefault="00695139" w14:paraId="1CE47902" w14:textId="77777777">
      <w:pPr>
        <w:spacing w:after="0" w:line="240" w:lineRule="auto"/>
        <w:jc w:val="both"/>
        <w:rPr>
          <w:rFonts w:ascii="Times New Roman" w:hAnsi="Times New Roman"/>
          <w:sz w:val="20"/>
          <w:szCs w:val="20"/>
        </w:rPr>
      </w:pPr>
    </w:p>
    <w:tbl>
      <w:tblPr>
        <w:tblW w:w="9087"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280"/>
        <w:gridCol w:w="1115"/>
        <w:gridCol w:w="224"/>
        <w:gridCol w:w="239"/>
        <w:gridCol w:w="992"/>
        <w:gridCol w:w="248"/>
        <w:gridCol w:w="319"/>
        <w:gridCol w:w="1418"/>
        <w:gridCol w:w="265"/>
        <w:gridCol w:w="302"/>
        <w:gridCol w:w="2268"/>
        <w:gridCol w:w="283"/>
        <w:gridCol w:w="284"/>
        <w:gridCol w:w="850"/>
      </w:tblGrid>
      <w:tr w:rsidRPr="00EA44FF" w:rsidR="00B35DA0" w:rsidTr="457AEDA3" w14:paraId="1CE47911" w14:textId="77777777">
        <w:trPr>
          <w:trHeight w:val="225"/>
        </w:trPr>
        <w:tc>
          <w:tcPr>
            <w:tcW w:w="280" w:type="dxa"/>
            <w:shd w:val="clear" w:color="auto" w:fill="D9D9D9" w:themeFill="background1" w:themeFillShade="D9"/>
            <w:noWrap/>
            <w:vAlign w:val="bottom"/>
            <w:hideMark/>
          </w:tcPr>
          <w:p w:rsidRPr="00EA44FF" w:rsidR="00695139" w:rsidP="00110511" w:rsidRDefault="00695139" w14:paraId="1CE47903"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 </w:t>
            </w:r>
          </w:p>
        </w:tc>
        <w:tc>
          <w:tcPr>
            <w:tcW w:w="1115" w:type="dxa"/>
            <w:tcBorders>
              <w:right w:val="single" w:color="auto" w:sz="4" w:space="0"/>
            </w:tcBorders>
            <w:noWrap/>
            <w:vAlign w:val="center"/>
            <w:hideMark/>
          </w:tcPr>
          <w:p w:rsidRPr="00EA44FF" w:rsidR="00695139" w:rsidP="00110511" w:rsidRDefault="00695139" w14:paraId="1CE47904" w14:textId="7777777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Proyecto</w:t>
            </w:r>
          </w:p>
        </w:tc>
        <w:tc>
          <w:tcPr>
            <w:tcW w:w="224" w:type="dxa"/>
            <w:tcBorders>
              <w:top w:val="nil"/>
              <w:left w:val="single" w:color="auto" w:sz="4" w:space="0"/>
              <w:bottom w:val="nil"/>
              <w:right w:val="single" w:color="auto" w:sz="4" w:space="0"/>
            </w:tcBorders>
            <w:vAlign w:val="center"/>
          </w:tcPr>
          <w:p w:rsidRPr="00EA44FF" w:rsidR="00695139" w:rsidP="00110511" w:rsidRDefault="00695139" w14:paraId="1CE47905" w14:textId="77777777">
            <w:pPr>
              <w:spacing w:after="0" w:line="240" w:lineRule="auto"/>
              <w:rPr>
                <w:rFonts w:ascii="Times New Roman" w:hAnsi="Times New Roman" w:eastAsia="Times New Roman"/>
                <w:sz w:val="20"/>
                <w:szCs w:val="20"/>
                <w:lang w:eastAsia="es-EC"/>
              </w:rPr>
            </w:pPr>
          </w:p>
        </w:tc>
        <w:tc>
          <w:tcPr>
            <w:tcW w:w="239" w:type="dxa"/>
            <w:tcBorders>
              <w:left w:val="single" w:color="auto" w:sz="4" w:space="0"/>
            </w:tcBorders>
            <w:shd w:val="clear" w:color="auto" w:fill="D9D9D9" w:themeFill="background1" w:themeFillShade="D9"/>
            <w:vAlign w:val="center"/>
          </w:tcPr>
          <w:p w:rsidRPr="00EA44FF" w:rsidR="00695139" w:rsidP="457AEDA3" w:rsidRDefault="006B0974" w14:paraId="1CE47906" w14:textId="5D001BB0">
            <w:pPr>
              <w:spacing w:after="0" w:line="240" w:lineRule="auto"/>
              <w:jc w:val="center"/>
              <w:rPr>
                <w:rFonts w:ascii="Times New Roman" w:hAnsi="Times New Roman" w:eastAsia="Times New Roman"/>
                <w:b/>
                <w:bCs/>
                <w:sz w:val="20"/>
                <w:szCs w:val="20"/>
                <w:lang w:eastAsia="es-EC"/>
              </w:rPr>
            </w:pPr>
            <w:r>
              <w:rPr>
                <w:rFonts w:ascii="Times New Roman" w:hAnsi="Times New Roman" w:eastAsia="Times New Roman"/>
                <w:b/>
                <w:bCs/>
                <w:sz w:val="20"/>
                <w:szCs w:val="20"/>
                <w:lang w:eastAsia="es-EC"/>
              </w:rPr>
              <w:t>X</w:t>
            </w:r>
          </w:p>
        </w:tc>
        <w:tc>
          <w:tcPr>
            <w:tcW w:w="992" w:type="dxa"/>
            <w:tcBorders>
              <w:right w:val="single" w:color="auto" w:sz="4" w:space="0"/>
            </w:tcBorders>
            <w:vAlign w:val="center"/>
          </w:tcPr>
          <w:p w:rsidRPr="00EA44FF" w:rsidR="00695139" w:rsidP="00110511" w:rsidRDefault="00695139" w14:paraId="1CE47907" w14:textId="7777777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Desarrollo</w:t>
            </w:r>
          </w:p>
        </w:tc>
        <w:tc>
          <w:tcPr>
            <w:tcW w:w="248" w:type="dxa"/>
            <w:tcBorders>
              <w:top w:val="nil"/>
              <w:left w:val="single" w:color="auto" w:sz="4" w:space="0"/>
              <w:bottom w:val="nil"/>
              <w:right w:val="single" w:color="auto" w:sz="4" w:space="0"/>
            </w:tcBorders>
            <w:vAlign w:val="center"/>
          </w:tcPr>
          <w:p w:rsidRPr="00EA44FF" w:rsidR="00695139" w:rsidP="00110511" w:rsidRDefault="00695139" w14:paraId="1CE47908" w14:textId="77777777">
            <w:pPr>
              <w:spacing w:after="0" w:line="240" w:lineRule="auto"/>
              <w:rPr>
                <w:rFonts w:ascii="Times New Roman" w:hAnsi="Times New Roman" w:eastAsia="Times New Roman"/>
                <w:sz w:val="20"/>
                <w:szCs w:val="20"/>
                <w:lang w:eastAsia="es-EC"/>
              </w:rPr>
            </w:pPr>
          </w:p>
        </w:tc>
        <w:tc>
          <w:tcPr>
            <w:tcW w:w="319" w:type="dxa"/>
            <w:tcBorders>
              <w:left w:val="single" w:color="auto" w:sz="4" w:space="0"/>
            </w:tcBorders>
            <w:shd w:val="clear" w:color="auto" w:fill="D9D9D9" w:themeFill="background1" w:themeFillShade="D9"/>
            <w:vAlign w:val="center"/>
          </w:tcPr>
          <w:p w:rsidRPr="00EA44FF" w:rsidR="00695139" w:rsidP="00110511" w:rsidRDefault="00695139" w14:paraId="1CE47909" w14:textId="77777777">
            <w:pPr>
              <w:spacing w:after="0" w:line="240" w:lineRule="auto"/>
              <w:rPr>
                <w:rFonts w:ascii="Times New Roman" w:hAnsi="Times New Roman" w:eastAsia="Times New Roman"/>
                <w:sz w:val="20"/>
                <w:szCs w:val="20"/>
                <w:lang w:eastAsia="es-EC"/>
              </w:rPr>
            </w:pPr>
          </w:p>
        </w:tc>
        <w:tc>
          <w:tcPr>
            <w:tcW w:w="1418" w:type="dxa"/>
            <w:tcBorders>
              <w:right w:val="single" w:color="auto" w:sz="4" w:space="0"/>
            </w:tcBorders>
            <w:vAlign w:val="center"/>
          </w:tcPr>
          <w:p w:rsidRPr="00EA44FF" w:rsidR="00695139" w:rsidP="00110511" w:rsidRDefault="00695139" w14:paraId="1CE4790A" w14:textId="7777777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Mantenimiento</w:t>
            </w:r>
          </w:p>
        </w:tc>
        <w:tc>
          <w:tcPr>
            <w:tcW w:w="265" w:type="dxa"/>
            <w:tcBorders>
              <w:top w:val="nil"/>
              <w:left w:val="single" w:color="auto" w:sz="4" w:space="0"/>
              <w:bottom w:val="nil"/>
              <w:right w:val="single" w:color="auto" w:sz="4" w:space="0"/>
            </w:tcBorders>
            <w:vAlign w:val="center"/>
          </w:tcPr>
          <w:p w:rsidRPr="00EA44FF" w:rsidR="00695139" w:rsidP="00110511" w:rsidRDefault="00695139" w14:paraId="1CE4790B" w14:textId="77777777">
            <w:pPr>
              <w:spacing w:after="0" w:line="240" w:lineRule="auto"/>
              <w:rPr>
                <w:rFonts w:ascii="Times New Roman" w:hAnsi="Times New Roman" w:eastAsia="Times New Roman"/>
                <w:sz w:val="20"/>
                <w:szCs w:val="20"/>
                <w:lang w:eastAsia="es-EC"/>
              </w:rPr>
            </w:pPr>
          </w:p>
        </w:tc>
        <w:tc>
          <w:tcPr>
            <w:tcW w:w="302" w:type="dxa"/>
            <w:tcBorders>
              <w:left w:val="single" w:color="auto" w:sz="4" w:space="0"/>
            </w:tcBorders>
            <w:shd w:val="clear" w:color="auto" w:fill="D9D9D9" w:themeFill="background1" w:themeFillShade="D9"/>
            <w:vAlign w:val="center"/>
          </w:tcPr>
          <w:p w:rsidRPr="00EA44FF" w:rsidR="00695139" w:rsidP="00110511" w:rsidRDefault="00695139" w14:paraId="1CE4790C" w14:textId="77777777">
            <w:pPr>
              <w:spacing w:after="0" w:line="240" w:lineRule="auto"/>
              <w:rPr>
                <w:rFonts w:ascii="Times New Roman" w:hAnsi="Times New Roman" w:eastAsia="Times New Roman"/>
                <w:sz w:val="20"/>
                <w:szCs w:val="20"/>
                <w:lang w:eastAsia="es-EC"/>
              </w:rPr>
            </w:pPr>
          </w:p>
        </w:tc>
        <w:tc>
          <w:tcPr>
            <w:tcW w:w="2268" w:type="dxa"/>
            <w:tcBorders>
              <w:right w:val="single" w:color="auto" w:sz="4" w:space="0"/>
            </w:tcBorders>
            <w:vAlign w:val="center"/>
          </w:tcPr>
          <w:p w:rsidRPr="00EA44FF" w:rsidR="00695139" w:rsidP="00110511" w:rsidRDefault="00695139" w14:paraId="1CE4790D" w14:textId="7777777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Evaluación de Software</w:t>
            </w:r>
          </w:p>
        </w:tc>
        <w:tc>
          <w:tcPr>
            <w:tcW w:w="283" w:type="dxa"/>
            <w:tcBorders>
              <w:top w:val="nil"/>
              <w:left w:val="single" w:color="auto" w:sz="4" w:space="0"/>
              <w:bottom w:val="nil"/>
              <w:right w:val="single" w:color="auto" w:sz="4" w:space="0"/>
            </w:tcBorders>
          </w:tcPr>
          <w:p w:rsidRPr="00EA44FF" w:rsidR="00695139" w:rsidP="00110511" w:rsidRDefault="00695139" w14:paraId="1CE4790E" w14:textId="77777777">
            <w:pPr>
              <w:spacing w:after="0" w:line="240" w:lineRule="auto"/>
              <w:rPr>
                <w:rFonts w:ascii="Times New Roman" w:hAnsi="Times New Roman" w:eastAsia="Times New Roman"/>
                <w:sz w:val="20"/>
                <w:szCs w:val="20"/>
                <w:lang w:eastAsia="es-EC"/>
              </w:rPr>
            </w:pPr>
          </w:p>
        </w:tc>
        <w:tc>
          <w:tcPr>
            <w:tcW w:w="284" w:type="dxa"/>
            <w:tcBorders>
              <w:left w:val="single" w:color="auto" w:sz="4" w:space="0"/>
            </w:tcBorders>
            <w:shd w:val="clear" w:color="auto" w:fill="BFBFBF" w:themeFill="background1" w:themeFillShade="BF"/>
          </w:tcPr>
          <w:p w:rsidRPr="00EA44FF" w:rsidR="00695139" w:rsidP="00110511" w:rsidRDefault="00695139" w14:paraId="1CE4790F" w14:textId="77777777">
            <w:pPr>
              <w:spacing w:after="0" w:line="240" w:lineRule="auto"/>
              <w:rPr>
                <w:rFonts w:ascii="Times New Roman" w:hAnsi="Times New Roman" w:eastAsia="Times New Roman"/>
                <w:sz w:val="20"/>
                <w:szCs w:val="20"/>
                <w:lang w:eastAsia="es-EC"/>
              </w:rPr>
            </w:pPr>
          </w:p>
        </w:tc>
        <w:tc>
          <w:tcPr>
            <w:tcW w:w="850" w:type="dxa"/>
          </w:tcPr>
          <w:p w:rsidRPr="00EA44FF" w:rsidR="00695139" w:rsidP="00110511" w:rsidRDefault="00695139" w14:paraId="1CE47910" w14:textId="7777777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Soporte</w:t>
            </w:r>
          </w:p>
        </w:tc>
      </w:tr>
    </w:tbl>
    <w:p w:rsidRPr="00EA44FF" w:rsidR="00695139" w:rsidP="004E0FDD" w:rsidRDefault="00695139" w14:paraId="1CE47912" w14:textId="77777777">
      <w:pPr>
        <w:spacing w:after="0" w:line="240" w:lineRule="auto"/>
        <w:jc w:val="both"/>
        <w:rPr>
          <w:rFonts w:ascii="Times New Roman" w:hAnsi="Times New Roman"/>
          <w:i/>
          <w:sz w:val="20"/>
          <w:szCs w:val="20"/>
        </w:rPr>
      </w:pPr>
    </w:p>
    <w:p w:rsidRPr="00EA44FF" w:rsidR="00A00850" w:rsidP="004E0FDD" w:rsidRDefault="00A00850" w14:paraId="1CE47913" w14:textId="77777777">
      <w:pPr>
        <w:spacing w:after="0" w:line="240" w:lineRule="auto"/>
        <w:jc w:val="both"/>
        <w:rPr>
          <w:rFonts w:ascii="Times New Roman" w:hAnsi="Times New Roman"/>
          <w:i/>
          <w:sz w:val="20"/>
          <w:szCs w:val="20"/>
        </w:rPr>
      </w:pPr>
    </w:p>
    <w:p w:rsidRPr="00EA44FF" w:rsidR="00D75F46" w:rsidP="00937D2C" w:rsidRDefault="00EB66D2" w14:paraId="1CE47914" w14:textId="77777777">
      <w:pPr>
        <w:spacing w:after="0" w:line="240" w:lineRule="auto"/>
        <w:rPr>
          <w:rFonts w:ascii="Times New Roman" w:hAnsi="Times New Roman"/>
          <w:b/>
          <w:sz w:val="20"/>
          <w:szCs w:val="20"/>
        </w:rPr>
      </w:pPr>
      <w:r w:rsidRPr="00EA44FF">
        <w:rPr>
          <w:rFonts w:ascii="Times New Roman" w:hAnsi="Times New Roman"/>
          <w:b/>
          <w:i/>
          <w:sz w:val="20"/>
          <w:szCs w:val="20"/>
        </w:rPr>
        <w:t>Entidad</w:t>
      </w:r>
      <w:r w:rsidRPr="00EA44FF">
        <w:rPr>
          <w:rFonts w:ascii="Times New Roman" w:hAnsi="Times New Roman"/>
          <w:b/>
          <w:sz w:val="20"/>
          <w:szCs w:val="20"/>
        </w:rPr>
        <w:t xml:space="preserve"> </w:t>
      </w:r>
    </w:p>
    <w:p w:rsidRPr="00EA44FF" w:rsidR="00EB66D2" w:rsidP="00937D2C" w:rsidRDefault="00EB66D2" w14:paraId="1CE47915" w14:textId="77777777">
      <w:pPr>
        <w:spacing w:after="0" w:line="240" w:lineRule="auto"/>
        <w:rPr>
          <w:rFonts w:ascii="Times New Roman" w:hAnsi="Times New Roman"/>
          <w:i/>
          <w:sz w:val="20"/>
          <w:szCs w:val="20"/>
        </w:rPr>
      </w:pPr>
    </w:p>
    <w:tbl>
      <w:tblPr>
        <w:tblW w:w="8509" w:type="dxa"/>
        <w:tblInd w:w="55" w:type="dxa"/>
        <w:tblCellMar>
          <w:left w:w="70" w:type="dxa"/>
          <w:right w:w="70" w:type="dxa"/>
        </w:tblCellMar>
        <w:tblLook w:val="04A0" w:firstRow="1" w:lastRow="0" w:firstColumn="1" w:lastColumn="0" w:noHBand="0" w:noVBand="1"/>
      </w:tblPr>
      <w:tblGrid>
        <w:gridCol w:w="285"/>
        <w:gridCol w:w="180"/>
        <w:gridCol w:w="1660"/>
        <w:gridCol w:w="280"/>
        <w:gridCol w:w="180"/>
        <w:gridCol w:w="2700"/>
        <w:gridCol w:w="244"/>
        <w:gridCol w:w="284"/>
        <w:gridCol w:w="2696"/>
      </w:tblGrid>
      <w:tr w:rsidRPr="00EA44FF" w:rsidR="00B35DA0" w:rsidTr="457AEDA3" w14:paraId="1CE4791F" w14:textId="77777777">
        <w:trPr>
          <w:trHeight w:val="225"/>
        </w:trPr>
        <w:tc>
          <w:tcPr>
            <w:tcW w:w="280" w:type="dxa"/>
            <w:tcBorders>
              <w:top w:val="single" w:color="auto" w:sz="4" w:space="0"/>
              <w:left w:val="single" w:color="auto" w:sz="4" w:space="0"/>
              <w:bottom w:val="single" w:color="auto" w:sz="4" w:space="0"/>
              <w:right w:val="single" w:color="auto" w:sz="4" w:space="0"/>
            </w:tcBorders>
            <w:shd w:val="clear" w:color="auto" w:fill="BFBFBF" w:themeFill="background1" w:themeFillShade="BF"/>
            <w:noWrap/>
            <w:vAlign w:val="bottom"/>
            <w:hideMark/>
          </w:tcPr>
          <w:p w:rsidRPr="00EA44FF" w:rsidR="00695139" w:rsidP="001F5A14" w:rsidRDefault="00E56836" w14:paraId="1CE47916" w14:textId="1E330AB7">
            <w:pPr>
              <w:spacing w:after="0" w:line="240" w:lineRule="auto"/>
              <w:jc w:val="center"/>
              <w:rPr>
                <w:rFonts w:ascii="Times New Roman" w:hAnsi="Times New Roman" w:eastAsia="Times New Roman"/>
                <w:b/>
                <w:sz w:val="20"/>
                <w:szCs w:val="20"/>
                <w:lang w:eastAsia="es-EC"/>
              </w:rPr>
            </w:pPr>
            <w:r>
              <w:rPr>
                <w:rFonts w:ascii="Times New Roman" w:hAnsi="Times New Roman" w:eastAsia="Times New Roman"/>
                <w:b/>
                <w:sz w:val="20"/>
                <w:szCs w:val="20"/>
                <w:lang w:eastAsia="es-EC"/>
              </w:rPr>
              <w:t>X</w:t>
            </w:r>
          </w:p>
        </w:tc>
        <w:tc>
          <w:tcPr>
            <w:tcW w:w="180" w:type="dxa"/>
            <w:tcBorders>
              <w:left w:val="single" w:color="auto" w:sz="4" w:space="0"/>
            </w:tcBorders>
            <w:noWrap/>
            <w:vAlign w:val="bottom"/>
            <w:hideMark/>
          </w:tcPr>
          <w:p w:rsidRPr="00EA44FF" w:rsidR="00695139" w:rsidP="00937D2C" w:rsidRDefault="00695139" w14:paraId="1CE47917" w14:textId="77777777">
            <w:pPr>
              <w:spacing w:after="0" w:line="240" w:lineRule="auto"/>
              <w:rPr>
                <w:rFonts w:ascii="Times New Roman" w:hAnsi="Times New Roman" w:eastAsia="Times New Roman"/>
                <w:sz w:val="20"/>
                <w:szCs w:val="20"/>
                <w:lang w:eastAsia="es-EC"/>
              </w:rPr>
            </w:pPr>
          </w:p>
        </w:tc>
        <w:tc>
          <w:tcPr>
            <w:tcW w:w="1660" w:type="dxa"/>
            <w:tcBorders>
              <w:right w:val="single" w:color="auto" w:sz="4" w:space="0"/>
            </w:tcBorders>
            <w:noWrap/>
            <w:vAlign w:val="bottom"/>
            <w:hideMark/>
          </w:tcPr>
          <w:p w:rsidRPr="00EA44FF" w:rsidR="00695139" w:rsidP="00937D2C" w:rsidRDefault="001B50DB" w14:paraId="1CE47918" w14:textId="7CC2324F">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SG Consulting.</w:t>
            </w:r>
          </w:p>
        </w:tc>
        <w:tc>
          <w:tcPr>
            <w:tcW w:w="280" w:type="dxa"/>
            <w:tcBorders>
              <w:top w:val="single" w:color="auto" w:sz="4" w:space="0"/>
              <w:left w:val="single" w:color="auto" w:sz="4" w:space="0"/>
              <w:bottom w:val="single" w:color="auto" w:sz="4" w:space="0"/>
              <w:right w:val="single" w:color="auto" w:sz="4" w:space="0"/>
            </w:tcBorders>
            <w:shd w:val="clear" w:color="auto" w:fill="D9D9D9" w:themeFill="background1" w:themeFillShade="D9"/>
            <w:noWrap/>
            <w:vAlign w:val="bottom"/>
          </w:tcPr>
          <w:p w:rsidRPr="00EA44FF" w:rsidR="00695139" w:rsidP="00DA032C" w:rsidRDefault="00695139" w14:paraId="1CE47919" w14:textId="695FFB87">
            <w:pPr>
              <w:spacing w:after="0" w:line="240" w:lineRule="auto"/>
              <w:jc w:val="center"/>
              <w:rPr>
                <w:rFonts w:ascii="Times New Roman" w:hAnsi="Times New Roman" w:eastAsia="Times New Roman"/>
                <w:b/>
                <w:sz w:val="20"/>
                <w:szCs w:val="20"/>
                <w:lang w:eastAsia="es-EC"/>
              </w:rPr>
            </w:pPr>
          </w:p>
        </w:tc>
        <w:tc>
          <w:tcPr>
            <w:tcW w:w="180" w:type="dxa"/>
            <w:tcBorders>
              <w:left w:val="single" w:color="auto" w:sz="4" w:space="0"/>
            </w:tcBorders>
            <w:noWrap/>
            <w:vAlign w:val="bottom"/>
            <w:hideMark/>
          </w:tcPr>
          <w:p w:rsidRPr="00EA44FF" w:rsidR="00695139" w:rsidP="00937D2C" w:rsidRDefault="00695139" w14:paraId="1CE4791A" w14:textId="77777777">
            <w:pPr>
              <w:spacing w:after="0" w:line="240" w:lineRule="auto"/>
              <w:rPr>
                <w:rFonts w:ascii="Times New Roman" w:hAnsi="Times New Roman" w:eastAsia="Times New Roman"/>
                <w:sz w:val="20"/>
                <w:szCs w:val="20"/>
                <w:lang w:eastAsia="es-EC"/>
              </w:rPr>
            </w:pPr>
          </w:p>
        </w:tc>
        <w:tc>
          <w:tcPr>
            <w:tcW w:w="2700" w:type="dxa"/>
            <w:noWrap/>
            <w:vAlign w:val="bottom"/>
            <w:hideMark/>
          </w:tcPr>
          <w:p w:rsidRPr="00EA44FF" w:rsidR="00695139" w:rsidP="00937D2C" w:rsidRDefault="001B50DB" w14:paraId="1CE4791B" w14:textId="37350D9F">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ADWA</w:t>
            </w:r>
          </w:p>
        </w:tc>
        <w:tc>
          <w:tcPr>
            <w:tcW w:w="245" w:type="dxa"/>
            <w:tcBorders>
              <w:right w:val="single" w:color="auto" w:sz="4" w:space="0"/>
            </w:tcBorders>
            <w:vAlign w:val="bottom"/>
          </w:tcPr>
          <w:p w:rsidRPr="00EA44FF" w:rsidR="00695139" w:rsidP="00110511" w:rsidRDefault="00695139" w14:paraId="1CE4791C" w14:textId="77777777">
            <w:pPr>
              <w:spacing w:after="0" w:line="240" w:lineRule="auto"/>
              <w:jc w:val="center"/>
              <w:rPr>
                <w:rFonts w:ascii="Times New Roman" w:hAnsi="Times New Roman" w:eastAsia="Times New Roman"/>
                <w:sz w:val="20"/>
                <w:szCs w:val="20"/>
                <w:lang w:eastAsia="es-EC"/>
              </w:rPr>
            </w:pPr>
          </w:p>
        </w:tc>
        <w:tc>
          <w:tcPr>
            <w:tcW w:w="284"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bottom"/>
          </w:tcPr>
          <w:p w:rsidRPr="00EA44FF" w:rsidR="00695139" w:rsidP="001F5A14" w:rsidRDefault="00695139" w14:paraId="1CE4791D" w14:textId="22415D36">
            <w:pPr>
              <w:spacing w:after="0" w:line="240" w:lineRule="auto"/>
              <w:jc w:val="center"/>
              <w:rPr>
                <w:rFonts w:ascii="Times New Roman" w:hAnsi="Times New Roman" w:eastAsia="Times New Roman"/>
                <w:b/>
                <w:sz w:val="20"/>
                <w:szCs w:val="20"/>
                <w:lang w:eastAsia="es-EC"/>
              </w:rPr>
            </w:pPr>
          </w:p>
        </w:tc>
        <w:tc>
          <w:tcPr>
            <w:tcW w:w="2700" w:type="dxa"/>
            <w:tcBorders>
              <w:left w:val="single" w:color="auto" w:sz="4" w:space="0"/>
            </w:tcBorders>
            <w:vAlign w:val="bottom"/>
          </w:tcPr>
          <w:p w:rsidRPr="00EA44FF" w:rsidR="00695139" w:rsidP="00110511" w:rsidRDefault="001B50DB" w14:paraId="1CE4791E" w14:textId="5A0EE57E">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Emporium</w:t>
            </w:r>
          </w:p>
        </w:tc>
      </w:tr>
      <w:tr w:rsidRPr="00EA44FF" w:rsidR="00B35DA0" w:rsidTr="457AEDA3" w14:paraId="1CE47929" w14:textId="77777777">
        <w:trPr>
          <w:trHeight w:val="225"/>
        </w:trPr>
        <w:tc>
          <w:tcPr>
            <w:tcW w:w="280" w:type="dxa"/>
            <w:tcBorders>
              <w:top w:val="single" w:color="auto" w:sz="4" w:space="0"/>
              <w:left w:val="single" w:color="auto" w:sz="4" w:space="0"/>
              <w:bottom w:val="single" w:color="auto" w:sz="4" w:space="0"/>
              <w:right w:val="single" w:color="auto" w:sz="4" w:space="0"/>
            </w:tcBorders>
            <w:shd w:val="clear" w:color="auto" w:fill="BFBFBF" w:themeFill="background1" w:themeFillShade="BF"/>
            <w:noWrap/>
            <w:vAlign w:val="bottom"/>
            <w:hideMark/>
          </w:tcPr>
          <w:p w:rsidRPr="00EA44FF" w:rsidR="00695139" w:rsidP="457AEDA3" w:rsidRDefault="00695139" w14:paraId="1CE47920" w14:textId="638CCECB">
            <w:pPr>
              <w:spacing w:after="0" w:line="240" w:lineRule="auto"/>
              <w:jc w:val="center"/>
              <w:rPr>
                <w:rFonts w:ascii="Times New Roman" w:hAnsi="Times New Roman" w:eastAsia="Times New Roman"/>
                <w:b/>
                <w:bCs/>
                <w:sz w:val="20"/>
                <w:szCs w:val="20"/>
                <w:lang w:eastAsia="es-EC"/>
              </w:rPr>
            </w:pPr>
          </w:p>
        </w:tc>
        <w:tc>
          <w:tcPr>
            <w:tcW w:w="180" w:type="dxa"/>
            <w:tcBorders>
              <w:left w:val="single" w:color="auto" w:sz="4" w:space="0"/>
            </w:tcBorders>
            <w:noWrap/>
            <w:vAlign w:val="bottom"/>
            <w:hideMark/>
          </w:tcPr>
          <w:p w:rsidRPr="00EA44FF" w:rsidR="00695139" w:rsidP="00937D2C" w:rsidRDefault="00695139" w14:paraId="1CE47921" w14:textId="77777777">
            <w:pPr>
              <w:spacing w:after="0" w:line="240" w:lineRule="auto"/>
              <w:rPr>
                <w:rFonts w:ascii="Times New Roman" w:hAnsi="Times New Roman" w:eastAsia="Times New Roman"/>
                <w:sz w:val="20"/>
                <w:szCs w:val="20"/>
                <w:lang w:eastAsia="es-EC"/>
              </w:rPr>
            </w:pPr>
          </w:p>
        </w:tc>
        <w:tc>
          <w:tcPr>
            <w:tcW w:w="1660" w:type="dxa"/>
            <w:tcBorders>
              <w:right w:val="single" w:color="auto" w:sz="4" w:space="0"/>
            </w:tcBorders>
            <w:noWrap/>
            <w:vAlign w:val="bottom"/>
            <w:hideMark/>
          </w:tcPr>
          <w:p w:rsidRPr="00EA44FF" w:rsidR="00695139" w:rsidP="00937D2C" w:rsidRDefault="001B50DB" w14:paraId="1CE47922" w14:textId="37957BFC">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IN Coop.</w:t>
            </w:r>
          </w:p>
        </w:tc>
        <w:tc>
          <w:tcPr>
            <w:tcW w:w="280" w:type="dxa"/>
            <w:tcBorders>
              <w:top w:val="single" w:color="auto" w:sz="4" w:space="0"/>
              <w:left w:val="single" w:color="auto" w:sz="4" w:space="0"/>
              <w:bottom w:val="single" w:color="auto" w:sz="4" w:space="0"/>
              <w:right w:val="single" w:color="auto" w:sz="4" w:space="0"/>
            </w:tcBorders>
            <w:shd w:val="clear" w:color="auto" w:fill="D9D9D9" w:themeFill="background1" w:themeFillShade="D9"/>
            <w:noWrap/>
            <w:vAlign w:val="bottom"/>
          </w:tcPr>
          <w:p w:rsidRPr="00EA44FF" w:rsidR="00695139" w:rsidP="001B50DB" w:rsidRDefault="00695139" w14:paraId="1CE47923" w14:textId="77777777">
            <w:pPr>
              <w:spacing w:after="0" w:line="240" w:lineRule="auto"/>
              <w:rPr>
                <w:rFonts w:ascii="Times New Roman" w:hAnsi="Times New Roman" w:eastAsia="Times New Roman"/>
                <w:sz w:val="20"/>
                <w:szCs w:val="20"/>
                <w:lang w:eastAsia="es-EC"/>
              </w:rPr>
            </w:pPr>
          </w:p>
        </w:tc>
        <w:tc>
          <w:tcPr>
            <w:tcW w:w="180" w:type="dxa"/>
            <w:tcBorders>
              <w:left w:val="single" w:color="auto" w:sz="4" w:space="0"/>
            </w:tcBorders>
            <w:noWrap/>
            <w:vAlign w:val="bottom"/>
          </w:tcPr>
          <w:p w:rsidRPr="00EA44FF" w:rsidR="00695139" w:rsidP="00937D2C" w:rsidRDefault="00695139" w14:paraId="1CE47924" w14:textId="77777777">
            <w:pPr>
              <w:spacing w:after="0" w:line="240" w:lineRule="auto"/>
              <w:rPr>
                <w:rFonts w:ascii="Times New Roman" w:hAnsi="Times New Roman" w:eastAsia="Times New Roman"/>
                <w:sz w:val="20"/>
                <w:szCs w:val="20"/>
                <w:lang w:eastAsia="es-EC"/>
              </w:rPr>
            </w:pPr>
          </w:p>
        </w:tc>
        <w:tc>
          <w:tcPr>
            <w:tcW w:w="2700" w:type="dxa"/>
            <w:noWrap/>
            <w:vAlign w:val="bottom"/>
          </w:tcPr>
          <w:p w:rsidRPr="00EA44FF" w:rsidR="00695139" w:rsidP="00937D2C" w:rsidRDefault="001B50DB" w14:paraId="1CE47925" w14:textId="09C58C90">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Spartans</w:t>
            </w:r>
          </w:p>
        </w:tc>
        <w:tc>
          <w:tcPr>
            <w:tcW w:w="245" w:type="dxa"/>
            <w:tcBorders>
              <w:right w:val="single" w:color="auto" w:sz="4" w:space="0"/>
            </w:tcBorders>
            <w:vAlign w:val="bottom"/>
          </w:tcPr>
          <w:p w:rsidRPr="00EA44FF" w:rsidR="00695139" w:rsidP="00110511" w:rsidRDefault="00695139" w14:paraId="1CE47926" w14:textId="77777777">
            <w:pPr>
              <w:spacing w:after="0" w:line="240" w:lineRule="auto"/>
              <w:jc w:val="center"/>
              <w:rPr>
                <w:rFonts w:ascii="Times New Roman" w:hAnsi="Times New Roman" w:eastAsia="Times New Roman"/>
                <w:sz w:val="20"/>
                <w:szCs w:val="20"/>
                <w:lang w:eastAsia="es-EC"/>
              </w:rPr>
            </w:pPr>
          </w:p>
        </w:tc>
        <w:tc>
          <w:tcPr>
            <w:tcW w:w="284"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bottom"/>
          </w:tcPr>
          <w:p w:rsidRPr="00EA44FF" w:rsidR="00695139" w:rsidP="001F5A14" w:rsidRDefault="00695139" w14:paraId="1CE47927" w14:textId="40A19B10">
            <w:pPr>
              <w:spacing w:after="0" w:line="240" w:lineRule="auto"/>
              <w:jc w:val="center"/>
              <w:rPr>
                <w:rFonts w:ascii="Times New Roman" w:hAnsi="Times New Roman" w:eastAsia="Times New Roman"/>
                <w:b/>
                <w:sz w:val="20"/>
                <w:szCs w:val="20"/>
                <w:lang w:eastAsia="es-EC"/>
              </w:rPr>
            </w:pPr>
          </w:p>
        </w:tc>
        <w:tc>
          <w:tcPr>
            <w:tcW w:w="2700" w:type="dxa"/>
            <w:tcBorders>
              <w:left w:val="single" w:color="auto" w:sz="4" w:space="0"/>
            </w:tcBorders>
            <w:vAlign w:val="bottom"/>
          </w:tcPr>
          <w:p w:rsidRPr="00EA44FF" w:rsidR="00695139" w:rsidP="00110511" w:rsidRDefault="001B50DB" w14:paraId="1CE47928" w14:textId="2451C6C7">
            <w:pPr>
              <w:spacing w:after="0" w:line="240" w:lineRule="auto"/>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SG Miami</w:t>
            </w:r>
          </w:p>
        </w:tc>
      </w:tr>
    </w:tbl>
    <w:p w:rsidRPr="00EA44FF" w:rsidR="00D75F46" w:rsidP="00937D2C" w:rsidRDefault="00D75F46" w14:paraId="1CE47934" w14:textId="77777777">
      <w:pPr>
        <w:spacing w:after="0" w:line="240" w:lineRule="auto"/>
        <w:rPr>
          <w:rFonts w:ascii="Times New Roman" w:hAnsi="Times New Roman"/>
          <w:i/>
          <w:sz w:val="20"/>
          <w:szCs w:val="20"/>
        </w:rPr>
      </w:pPr>
    </w:p>
    <w:p w:rsidRPr="00EA44FF" w:rsidR="001B50DB" w:rsidP="00937D2C" w:rsidRDefault="001B50DB" w14:paraId="0D150B63" w14:textId="77777777">
      <w:pPr>
        <w:spacing w:after="0" w:line="240" w:lineRule="auto"/>
        <w:rPr>
          <w:rFonts w:ascii="Times New Roman" w:hAnsi="Times New Roman"/>
          <w:i/>
          <w:sz w:val="20"/>
          <w:szCs w:val="20"/>
        </w:rPr>
      </w:pPr>
    </w:p>
    <w:p w:rsidRPr="00EA44FF" w:rsidR="00937D2C" w:rsidP="457AEDA3" w:rsidRDefault="00937D2C" w14:paraId="1CE47943" w14:textId="123F8D75">
      <w:pPr>
        <w:spacing w:after="0" w:line="240" w:lineRule="auto"/>
        <w:rPr>
          <w:rFonts w:ascii="Times New Roman" w:hAnsi="Times New Roman"/>
          <w:i/>
          <w:iCs/>
          <w:sz w:val="12"/>
          <w:szCs w:val="12"/>
        </w:rPr>
      </w:pPr>
    </w:p>
    <w:p w:rsidRPr="00EA44FF" w:rsidR="00A00850" w:rsidP="00937D2C" w:rsidRDefault="00A00850" w14:paraId="1CE47944" w14:textId="77777777">
      <w:pPr>
        <w:spacing w:after="0" w:line="240" w:lineRule="auto"/>
        <w:rPr>
          <w:rFonts w:ascii="Times New Roman" w:hAnsi="Times New Roman"/>
          <w:i/>
          <w:sz w:val="20"/>
          <w:szCs w:val="20"/>
        </w:rPr>
      </w:pPr>
    </w:p>
    <w:p w:rsidRPr="001A5451" w:rsidR="004E0FDD" w:rsidP="001A5451" w:rsidRDefault="004E0FDD" w14:paraId="1CE47945" w14:textId="67050F4A">
      <w:pPr>
        <w:rPr>
          <w:rFonts w:ascii="Times New Roman" w:hAnsi="Times New Roman"/>
          <w:b/>
          <w:bCs/>
          <w:i/>
          <w:iCs/>
          <w:sz w:val="24"/>
          <w:szCs w:val="24"/>
        </w:rPr>
      </w:pPr>
      <w:r w:rsidRPr="001A5451">
        <w:rPr>
          <w:rFonts w:ascii="Times New Roman" w:hAnsi="Times New Roman"/>
          <w:b/>
          <w:bCs/>
          <w:i/>
          <w:iCs/>
          <w:sz w:val="24"/>
          <w:szCs w:val="24"/>
        </w:rPr>
        <w:t>Impacto</w:t>
      </w:r>
      <w:r w:rsidRPr="001A5451" w:rsidR="00A65F83">
        <w:rPr>
          <w:rFonts w:ascii="Times New Roman" w:hAnsi="Times New Roman"/>
          <w:b/>
          <w:bCs/>
          <w:i/>
          <w:iCs/>
          <w:sz w:val="24"/>
          <w:szCs w:val="24"/>
        </w:rPr>
        <w:t xml:space="preserve"> /</w:t>
      </w:r>
      <w:r w:rsidRPr="001A5451">
        <w:rPr>
          <w:rFonts w:ascii="Times New Roman" w:hAnsi="Times New Roman"/>
          <w:b/>
          <w:bCs/>
          <w:i/>
          <w:iCs/>
          <w:sz w:val="24"/>
          <w:szCs w:val="24"/>
        </w:rPr>
        <w:t xml:space="preserve"> Objetivo Organizacional</w:t>
      </w:r>
    </w:p>
    <w:p w:rsidRPr="00EA44FF" w:rsidR="004E0FDD" w:rsidP="004E0FDD" w:rsidRDefault="004E0FDD" w14:paraId="1CE47946" w14:textId="77777777">
      <w:pPr>
        <w:spacing w:after="0" w:line="240" w:lineRule="auto"/>
        <w:jc w:val="both"/>
        <w:rPr>
          <w:rFonts w:ascii="Times New Roman" w:hAnsi="Times New Roman"/>
          <w:i/>
          <w:sz w:val="20"/>
          <w:szCs w:val="20"/>
        </w:rPr>
      </w:pPr>
    </w:p>
    <w:tbl>
      <w:tblPr>
        <w:tblW w:w="92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2932"/>
        <w:gridCol w:w="1275"/>
        <w:gridCol w:w="5057"/>
      </w:tblGrid>
      <w:tr w:rsidRPr="00EA44FF" w:rsidR="00B35DA0" w:rsidTr="457AEDA3" w14:paraId="1CE4794A" w14:textId="77777777">
        <w:trPr>
          <w:cantSplit/>
          <w:trHeight w:val="217"/>
        </w:trPr>
        <w:tc>
          <w:tcPr>
            <w:tcW w:w="2932" w:type="dxa"/>
            <w:shd w:val="clear" w:color="auto" w:fill="808080" w:themeFill="background1" w:themeFillShade="80"/>
            <w:vAlign w:val="center"/>
          </w:tcPr>
          <w:p w:rsidRPr="00EA44FF" w:rsidR="004E0FDD" w:rsidP="00C618C8" w:rsidRDefault="004E0FDD" w14:paraId="1CE47947" w14:textId="77777777">
            <w:pPr>
              <w:pStyle w:val="Controldoc"/>
              <w:widowControl/>
              <w:spacing w:before="0" w:after="0"/>
              <w:jc w:val="center"/>
              <w:rPr>
                <w:rFonts w:ascii="Times New Roman" w:hAnsi="Times New Roman" w:cs="Times New Roman"/>
                <w:color w:val="auto"/>
                <w:lang w:val="es-ES"/>
              </w:rPr>
            </w:pPr>
            <w:r w:rsidRPr="00EA44FF">
              <w:rPr>
                <w:rFonts w:ascii="Times New Roman" w:hAnsi="Times New Roman" w:cs="Times New Roman"/>
                <w:color w:val="auto"/>
                <w:lang w:val="es-ES"/>
              </w:rPr>
              <w:t>OBJETIVO ORGANIZACIONAL</w:t>
            </w:r>
          </w:p>
        </w:tc>
        <w:tc>
          <w:tcPr>
            <w:tcW w:w="1275" w:type="dxa"/>
            <w:shd w:val="clear" w:color="auto" w:fill="808080" w:themeFill="background1" w:themeFillShade="80"/>
            <w:vAlign w:val="center"/>
          </w:tcPr>
          <w:p w:rsidRPr="00EA44FF" w:rsidR="004E0FDD" w:rsidP="00C618C8" w:rsidRDefault="004E0FDD" w14:paraId="1CE47948" w14:textId="77777777">
            <w:pPr>
              <w:pStyle w:val="Controldoc"/>
              <w:widowControl/>
              <w:spacing w:before="0" w:after="0"/>
              <w:jc w:val="center"/>
              <w:rPr>
                <w:rFonts w:ascii="Times New Roman" w:hAnsi="Times New Roman" w:cs="Times New Roman"/>
                <w:color w:val="auto"/>
                <w:lang w:val="es-ES"/>
              </w:rPr>
            </w:pPr>
            <w:r w:rsidRPr="00EA44FF">
              <w:rPr>
                <w:rFonts w:ascii="Times New Roman" w:hAnsi="Times New Roman" w:cs="Times New Roman"/>
                <w:color w:val="auto"/>
                <w:lang w:val="es-ES"/>
              </w:rPr>
              <w:t>IMPACTO</w:t>
            </w:r>
          </w:p>
        </w:tc>
        <w:tc>
          <w:tcPr>
            <w:tcW w:w="5057" w:type="dxa"/>
            <w:shd w:val="clear" w:color="auto" w:fill="808080" w:themeFill="background1" w:themeFillShade="80"/>
            <w:vAlign w:val="center"/>
          </w:tcPr>
          <w:p w:rsidRPr="00EA44FF" w:rsidR="004E0FDD" w:rsidP="00C618C8" w:rsidRDefault="00E3126D" w14:paraId="1CE47949" w14:textId="77777777">
            <w:pPr>
              <w:pStyle w:val="Controldoc"/>
              <w:widowControl/>
              <w:spacing w:before="0" w:after="0"/>
              <w:jc w:val="center"/>
              <w:rPr>
                <w:rFonts w:ascii="Times New Roman" w:hAnsi="Times New Roman" w:cs="Times New Roman"/>
                <w:color w:val="auto"/>
                <w:lang w:val="es-ES"/>
              </w:rPr>
            </w:pPr>
            <w:r w:rsidRPr="00EA44FF">
              <w:rPr>
                <w:rFonts w:ascii="Times New Roman" w:hAnsi="Times New Roman" w:cs="Times New Roman"/>
                <w:color w:val="auto"/>
                <w:lang w:val="es-ES"/>
              </w:rPr>
              <w:t>JUSTIFICACIÓN</w:t>
            </w:r>
          </w:p>
        </w:tc>
      </w:tr>
      <w:tr w:rsidRPr="00EA44FF" w:rsidR="00B35DA0" w:rsidTr="457AEDA3" w14:paraId="1CE4794E" w14:textId="77777777">
        <w:trPr>
          <w:cantSplit/>
          <w:trHeight w:val="113"/>
        </w:trPr>
        <w:tc>
          <w:tcPr>
            <w:tcW w:w="2932" w:type="dxa"/>
            <w:vAlign w:val="center"/>
          </w:tcPr>
          <w:p w:rsidRPr="00EA44FF" w:rsidR="004E0FDD" w:rsidP="00695139" w:rsidRDefault="005175D1" w14:paraId="1CE4794B" w14:textId="4B2B41CE">
            <w:pPr>
              <w:spacing w:line="240" w:lineRule="auto"/>
              <w:rPr>
                <w:rFonts w:ascii="Times New Roman" w:hAnsi="Times New Roman"/>
                <w:sz w:val="20"/>
                <w:szCs w:val="20"/>
              </w:rPr>
            </w:pPr>
            <w:r w:rsidRPr="00EA44FF">
              <w:rPr>
                <w:rFonts w:ascii="Times New Roman" w:hAnsi="Times New Roman"/>
                <w:sz w:val="20"/>
                <w:szCs w:val="20"/>
              </w:rPr>
              <w:t>Innovación</w:t>
            </w:r>
          </w:p>
        </w:tc>
        <w:tc>
          <w:tcPr>
            <w:tcW w:w="1275" w:type="dxa"/>
            <w:vAlign w:val="center"/>
          </w:tcPr>
          <w:p w:rsidRPr="00EA44FF" w:rsidR="004E0FDD" w:rsidP="00695139" w:rsidRDefault="004E0FDD" w14:paraId="1CE4794C" w14:textId="134D496D">
            <w:pPr>
              <w:pStyle w:val="normal-10"/>
              <w:widowControl/>
              <w:spacing w:before="0" w:after="0"/>
              <w:jc w:val="center"/>
              <w:rPr>
                <w:rFonts w:ascii="Times New Roman" w:hAnsi="Times New Roman" w:cs="Times New Roman"/>
                <w:lang w:val="es-ES"/>
              </w:rPr>
            </w:pPr>
          </w:p>
        </w:tc>
        <w:tc>
          <w:tcPr>
            <w:tcW w:w="5057" w:type="dxa"/>
          </w:tcPr>
          <w:p w:rsidRPr="00EA44FF" w:rsidR="004E0FDD" w:rsidP="00695139" w:rsidRDefault="004E0FDD" w14:paraId="1CE4794D" w14:textId="77777777">
            <w:pPr>
              <w:pStyle w:val="normal-10"/>
              <w:widowControl/>
              <w:spacing w:before="0" w:after="0"/>
              <w:jc w:val="left"/>
              <w:rPr>
                <w:rFonts w:ascii="Times New Roman" w:hAnsi="Times New Roman" w:cs="Times New Roman"/>
                <w:lang w:val="es-ES"/>
              </w:rPr>
            </w:pPr>
          </w:p>
        </w:tc>
      </w:tr>
      <w:tr w:rsidRPr="00EA44FF" w:rsidR="00B35DA0" w:rsidTr="457AEDA3" w14:paraId="1CE47952" w14:textId="77777777">
        <w:trPr>
          <w:cantSplit/>
          <w:trHeight w:val="160"/>
        </w:trPr>
        <w:tc>
          <w:tcPr>
            <w:tcW w:w="2932" w:type="dxa"/>
            <w:vAlign w:val="center"/>
          </w:tcPr>
          <w:p w:rsidRPr="00EA44FF" w:rsidR="004E0FDD" w:rsidP="00695139" w:rsidRDefault="005175D1" w14:paraId="1CE4794F" w14:textId="039FA43E">
            <w:pPr>
              <w:spacing w:line="240" w:lineRule="auto"/>
              <w:rPr>
                <w:rFonts w:ascii="Times New Roman" w:hAnsi="Times New Roman"/>
                <w:sz w:val="20"/>
                <w:szCs w:val="20"/>
              </w:rPr>
            </w:pPr>
            <w:r w:rsidRPr="00EA44FF">
              <w:rPr>
                <w:rFonts w:ascii="Times New Roman" w:hAnsi="Times New Roman"/>
                <w:sz w:val="20"/>
                <w:szCs w:val="20"/>
              </w:rPr>
              <w:t>Capturar Mercado</w:t>
            </w:r>
          </w:p>
        </w:tc>
        <w:tc>
          <w:tcPr>
            <w:tcW w:w="1275" w:type="dxa"/>
            <w:vAlign w:val="center"/>
          </w:tcPr>
          <w:p w:rsidRPr="00EA44FF" w:rsidR="004E0FDD" w:rsidP="00695139" w:rsidRDefault="004E0FDD" w14:paraId="1CE47950" w14:textId="37B62B12">
            <w:pPr>
              <w:pStyle w:val="normal-10"/>
              <w:widowControl/>
              <w:spacing w:before="0" w:after="0"/>
              <w:jc w:val="center"/>
              <w:rPr>
                <w:rFonts w:ascii="Times New Roman" w:hAnsi="Times New Roman" w:cs="Times New Roman"/>
                <w:lang w:val="es-ES"/>
              </w:rPr>
            </w:pPr>
          </w:p>
        </w:tc>
        <w:tc>
          <w:tcPr>
            <w:tcW w:w="5057" w:type="dxa"/>
          </w:tcPr>
          <w:p w:rsidRPr="00EA44FF" w:rsidR="004E0FDD" w:rsidP="00695139" w:rsidRDefault="004E0FDD" w14:paraId="1CE47951" w14:textId="77777777">
            <w:pPr>
              <w:pStyle w:val="normal-10"/>
              <w:widowControl/>
              <w:spacing w:before="0" w:after="0"/>
              <w:jc w:val="left"/>
              <w:rPr>
                <w:rFonts w:ascii="Times New Roman" w:hAnsi="Times New Roman" w:cs="Times New Roman"/>
                <w:lang w:val="es-ES"/>
              </w:rPr>
            </w:pPr>
          </w:p>
        </w:tc>
      </w:tr>
      <w:tr w:rsidRPr="00EA44FF" w:rsidR="00B35DA0" w:rsidTr="457AEDA3" w14:paraId="1CE47956" w14:textId="77777777">
        <w:trPr>
          <w:cantSplit/>
          <w:trHeight w:val="160"/>
        </w:trPr>
        <w:tc>
          <w:tcPr>
            <w:tcW w:w="2932" w:type="dxa"/>
            <w:vAlign w:val="center"/>
          </w:tcPr>
          <w:p w:rsidRPr="00EA44FF" w:rsidR="004E0FDD" w:rsidP="00695139" w:rsidRDefault="005175D1" w14:paraId="1CE47953" w14:textId="4F7447DE">
            <w:pPr>
              <w:spacing w:line="240" w:lineRule="auto"/>
              <w:rPr>
                <w:rFonts w:ascii="Times New Roman" w:hAnsi="Times New Roman"/>
                <w:sz w:val="20"/>
                <w:szCs w:val="20"/>
              </w:rPr>
            </w:pPr>
            <w:r w:rsidRPr="00EA44FF">
              <w:rPr>
                <w:rFonts w:ascii="Times New Roman" w:hAnsi="Times New Roman"/>
                <w:sz w:val="20"/>
                <w:szCs w:val="20"/>
              </w:rPr>
              <w:t>Canales y Servicios</w:t>
            </w:r>
          </w:p>
        </w:tc>
        <w:tc>
          <w:tcPr>
            <w:tcW w:w="1275" w:type="dxa"/>
            <w:vAlign w:val="center"/>
          </w:tcPr>
          <w:p w:rsidRPr="00EA44FF" w:rsidR="004E0FDD" w:rsidP="00695139" w:rsidRDefault="004E0FDD" w14:paraId="1CE47954" w14:textId="0BD3EAE5">
            <w:pPr>
              <w:pStyle w:val="normal-10"/>
              <w:widowControl/>
              <w:spacing w:before="0" w:after="0"/>
              <w:jc w:val="center"/>
              <w:rPr>
                <w:rFonts w:ascii="Times New Roman" w:hAnsi="Times New Roman" w:cs="Times New Roman"/>
                <w:lang w:val="es-ES"/>
              </w:rPr>
            </w:pPr>
          </w:p>
        </w:tc>
        <w:tc>
          <w:tcPr>
            <w:tcW w:w="5057" w:type="dxa"/>
          </w:tcPr>
          <w:p w:rsidRPr="00EA44FF" w:rsidR="004E0FDD" w:rsidP="00695139" w:rsidRDefault="004E0FDD" w14:paraId="1CE47955" w14:textId="77777777">
            <w:pPr>
              <w:pStyle w:val="normal-10"/>
              <w:widowControl/>
              <w:spacing w:before="0" w:after="0"/>
              <w:jc w:val="left"/>
              <w:rPr>
                <w:rFonts w:ascii="Times New Roman" w:hAnsi="Times New Roman" w:cs="Times New Roman"/>
                <w:lang w:val="es-ES"/>
              </w:rPr>
            </w:pPr>
          </w:p>
        </w:tc>
      </w:tr>
      <w:tr w:rsidRPr="00EA44FF" w:rsidR="00B35DA0" w:rsidTr="457AEDA3" w14:paraId="1CE4795A" w14:textId="77777777">
        <w:trPr>
          <w:cantSplit/>
          <w:trHeight w:val="160"/>
        </w:trPr>
        <w:tc>
          <w:tcPr>
            <w:tcW w:w="2932" w:type="dxa"/>
            <w:vAlign w:val="center"/>
          </w:tcPr>
          <w:p w:rsidRPr="00EA44FF" w:rsidR="004E0FDD" w:rsidP="00695139" w:rsidRDefault="005175D1" w14:paraId="1CE47957" w14:textId="4040CF77">
            <w:pPr>
              <w:spacing w:line="240" w:lineRule="auto"/>
              <w:rPr>
                <w:rFonts w:ascii="Times New Roman" w:hAnsi="Times New Roman"/>
                <w:sz w:val="20"/>
                <w:szCs w:val="20"/>
              </w:rPr>
            </w:pPr>
            <w:r w:rsidRPr="00EA44FF">
              <w:rPr>
                <w:rFonts w:ascii="Times New Roman" w:hAnsi="Times New Roman"/>
                <w:sz w:val="20"/>
                <w:szCs w:val="20"/>
              </w:rPr>
              <w:t>Eficiencia</w:t>
            </w:r>
          </w:p>
        </w:tc>
        <w:tc>
          <w:tcPr>
            <w:tcW w:w="1275" w:type="dxa"/>
            <w:vAlign w:val="center"/>
          </w:tcPr>
          <w:p w:rsidRPr="00EA44FF" w:rsidR="004E0FDD" w:rsidP="457AEDA3" w:rsidRDefault="004E0FDD" w14:paraId="1CE47958" w14:textId="0A8690AE">
            <w:pPr>
              <w:pStyle w:val="normal-10"/>
              <w:widowControl/>
              <w:spacing w:before="0" w:after="0"/>
              <w:jc w:val="center"/>
              <w:rPr>
                <w:rFonts w:ascii="Times New Roman" w:hAnsi="Times New Roman" w:cs="Times New Roman"/>
                <w:b/>
                <w:bCs/>
                <w:lang w:val="es-ES"/>
              </w:rPr>
            </w:pPr>
          </w:p>
        </w:tc>
        <w:tc>
          <w:tcPr>
            <w:tcW w:w="5057" w:type="dxa"/>
            <w:vAlign w:val="center"/>
          </w:tcPr>
          <w:p w:rsidRPr="00EA44FF" w:rsidR="004E0FDD" w:rsidP="001F5A14" w:rsidRDefault="004E0FDD" w14:paraId="1CE47959" w14:textId="33D45420">
            <w:pPr>
              <w:pStyle w:val="normal-10"/>
              <w:widowControl/>
              <w:spacing w:before="0" w:after="0"/>
              <w:jc w:val="center"/>
              <w:rPr>
                <w:rFonts w:ascii="Times New Roman" w:hAnsi="Times New Roman" w:cs="Times New Roman"/>
                <w:lang w:val="es-ES"/>
              </w:rPr>
            </w:pPr>
          </w:p>
        </w:tc>
      </w:tr>
      <w:tr w:rsidRPr="00EA44FF" w:rsidR="00EA44FF" w:rsidTr="457AEDA3" w14:paraId="1CE4795E" w14:textId="77777777">
        <w:trPr>
          <w:cantSplit/>
          <w:trHeight w:val="51"/>
        </w:trPr>
        <w:tc>
          <w:tcPr>
            <w:tcW w:w="2932" w:type="dxa"/>
            <w:vAlign w:val="center"/>
          </w:tcPr>
          <w:p w:rsidRPr="00EA44FF" w:rsidR="004E0FDD" w:rsidP="00695139" w:rsidRDefault="005175D1" w14:paraId="1CE4795B" w14:textId="36E932BF">
            <w:pPr>
              <w:spacing w:line="240" w:lineRule="auto"/>
              <w:rPr>
                <w:rFonts w:ascii="Times New Roman" w:hAnsi="Times New Roman"/>
                <w:sz w:val="20"/>
                <w:szCs w:val="20"/>
              </w:rPr>
            </w:pPr>
            <w:r w:rsidRPr="00EA44FF">
              <w:rPr>
                <w:rFonts w:ascii="Times New Roman" w:hAnsi="Times New Roman"/>
                <w:sz w:val="20"/>
                <w:szCs w:val="20"/>
              </w:rPr>
              <w:t>Fortalecer Capacidades</w:t>
            </w:r>
          </w:p>
        </w:tc>
        <w:tc>
          <w:tcPr>
            <w:tcW w:w="1275" w:type="dxa"/>
            <w:vAlign w:val="center"/>
          </w:tcPr>
          <w:p w:rsidRPr="00EA44FF" w:rsidR="004E0FDD" w:rsidP="00695139" w:rsidRDefault="00844778" w14:paraId="1CE4795C" w14:textId="7DEA551D">
            <w:pPr>
              <w:pStyle w:val="normal-10"/>
              <w:widowControl/>
              <w:spacing w:before="0" w:after="0"/>
              <w:jc w:val="center"/>
              <w:rPr>
                <w:rFonts w:ascii="Times New Roman" w:hAnsi="Times New Roman" w:cs="Times New Roman"/>
                <w:lang w:val="es-ES"/>
              </w:rPr>
            </w:pPr>
            <w:r>
              <w:rPr>
                <w:rFonts w:ascii="Times New Roman" w:hAnsi="Times New Roman" w:cs="Times New Roman"/>
                <w:lang w:val="es-ES"/>
              </w:rPr>
              <w:t>x</w:t>
            </w:r>
          </w:p>
        </w:tc>
        <w:tc>
          <w:tcPr>
            <w:tcW w:w="5057" w:type="dxa"/>
          </w:tcPr>
          <w:p w:rsidRPr="00EA44FF" w:rsidR="004E0FDD" w:rsidP="00695139" w:rsidRDefault="004E0FDD" w14:paraId="1CE4795D" w14:textId="77777777">
            <w:pPr>
              <w:pStyle w:val="normal-10"/>
              <w:widowControl/>
              <w:spacing w:before="0" w:after="0"/>
              <w:jc w:val="left"/>
              <w:rPr>
                <w:rFonts w:ascii="Times New Roman" w:hAnsi="Times New Roman" w:cs="Times New Roman"/>
                <w:lang w:val="es-ES"/>
              </w:rPr>
            </w:pPr>
          </w:p>
        </w:tc>
      </w:tr>
    </w:tbl>
    <w:p w:rsidRPr="00EA44FF" w:rsidR="004E0FDD" w:rsidP="004E0FDD" w:rsidRDefault="004E0FDD" w14:paraId="1CE4795F" w14:textId="77777777">
      <w:pPr>
        <w:ind w:left="426"/>
        <w:rPr>
          <w:rFonts w:ascii="Times New Roman" w:hAnsi="Times New Roman"/>
          <w:sz w:val="20"/>
          <w:szCs w:val="20"/>
        </w:rPr>
      </w:pPr>
    </w:p>
    <w:p w:rsidRPr="001A5451" w:rsidR="004E0FDD" w:rsidP="001A5451" w:rsidRDefault="004E0FDD" w14:paraId="1CE47960" w14:textId="77777777">
      <w:pPr>
        <w:rPr>
          <w:rFonts w:ascii="Times New Roman" w:hAnsi="Times New Roman"/>
          <w:b/>
          <w:bCs/>
          <w:i/>
          <w:iCs/>
          <w:sz w:val="24"/>
          <w:szCs w:val="24"/>
        </w:rPr>
      </w:pPr>
      <w:r w:rsidRPr="001A5451">
        <w:rPr>
          <w:rFonts w:ascii="Times New Roman" w:hAnsi="Times New Roman"/>
          <w:b/>
          <w:bCs/>
          <w:i/>
          <w:iCs/>
          <w:sz w:val="24"/>
          <w:szCs w:val="24"/>
        </w:rPr>
        <w:t>Evaluación de TI</w:t>
      </w:r>
    </w:p>
    <w:p w:rsidRPr="00EA44FF" w:rsidR="00695139" w:rsidP="00695139" w:rsidRDefault="00695139" w14:paraId="1CE47961" w14:textId="77777777">
      <w:pPr>
        <w:rPr>
          <w:rFonts w:ascii="Times New Roman" w:hAnsi="Times New Roman"/>
          <w:sz w:val="20"/>
          <w:szCs w:val="20"/>
        </w:rPr>
      </w:pPr>
    </w:p>
    <w:tbl>
      <w:tblPr>
        <w:tblW w:w="9087"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81"/>
        <w:gridCol w:w="586"/>
        <w:gridCol w:w="515"/>
        <w:gridCol w:w="285"/>
        <w:gridCol w:w="503"/>
        <w:gridCol w:w="292"/>
        <w:gridCol w:w="990"/>
        <w:gridCol w:w="827"/>
        <w:gridCol w:w="255"/>
        <w:gridCol w:w="1695"/>
        <w:gridCol w:w="2858"/>
      </w:tblGrid>
      <w:tr w:rsidRPr="00EA44FF" w:rsidR="00B35DA0" w:rsidTr="457AEDA3" w14:paraId="1CE4796D" w14:textId="77777777">
        <w:trPr>
          <w:trHeight w:val="225"/>
        </w:trPr>
        <w:tc>
          <w:tcPr>
            <w:tcW w:w="281" w:type="dxa"/>
            <w:shd w:val="clear" w:color="auto" w:fill="D9D9D9" w:themeFill="background1" w:themeFillShade="D9"/>
            <w:noWrap/>
            <w:vAlign w:val="center"/>
            <w:hideMark/>
          </w:tcPr>
          <w:p w:rsidRPr="00EA44FF" w:rsidR="004E0FDD" w:rsidP="0091194B" w:rsidRDefault="004E0FDD" w14:paraId="1CE47962" w14:textId="77777777">
            <w:pPr>
              <w:spacing w:after="0" w:line="240" w:lineRule="auto"/>
              <w:jc w:val="center"/>
              <w:rPr>
                <w:rFonts w:ascii="Times New Roman" w:hAnsi="Times New Roman" w:eastAsia="Times New Roman"/>
                <w:sz w:val="20"/>
                <w:szCs w:val="20"/>
                <w:lang w:eastAsia="es-EC"/>
              </w:rPr>
            </w:pPr>
          </w:p>
        </w:tc>
        <w:tc>
          <w:tcPr>
            <w:tcW w:w="586" w:type="dxa"/>
            <w:tcBorders>
              <w:right w:val="single" w:color="auto" w:sz="4" w:space="0"/>
            </w:tcBorders>
            <w:noWrap/>
            <w:vAlign w:val="center"/>
            <w:hideMark/>
          </w:tcPr>
          <w:p w:rsidRPr="00EA44FF" w:rsidR="004E0FDD" w:rsidP="0091194B" w:rsidRDefault="00410874" w14:paraId="1CE47963"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NO</w:t>
            </w:r>
          </w:p>
        </w:tc>
        <w:tc>
          <w:tcPr>
            <w:tcW w:w="515" w:type="dxa"/>
            <w:tcBorders>
              <w:top w:val="nil"/>
              <w:left w:val="single" w:color="auto" w:sz="4" w:space="0"/>
              <w:bottom w:val="nil"/>
              <w:right w:val="single" w:color="auto" w:sz="4" w:space="0"/>
            </w:tcBorders>
            <w:vAlign w:val="center"/>
          </w:tcPr>
          <w:p w:rsidRPr="00EA44FF" w:rsidR="004E0FDD" w:rsidP="0091194B" w:rsidRDefault="004E0FDD" w14:paraId="1CE47964" w14:textId="77777777">
            <w:pPr>
              <w:spacing w:after="0" w:line="240" w:lineRule="auto"/>
              <w:jc w:val="center"/>
              <w:rPr>
                <w:rFonts w:ascii="Times New Roman" w:hAnsi="Times New Roman" w:eastAsia="Times New Roman"/>
                <w:sz w:val="20"/>
                <w:szCs w:val="20"/>
                <w:lang w:eastAsia="es-EC"/>
              </w:rPr>
            </w:pPr>
          </w:p>
        </w:tc>
        <w:tc>
          <w:tcPr>
            <w:tcW w:w="285" w:type="dxa"/>
            <w:tcBorders>
              <w:left w:val="single" w:color="auto" w:sz="4" w:space="0"/>
            </w:tcBorders>
            <w:shd w:val="clear" w:color="auto" w:fill="D9D9D9" w:themeFill="background1" w:themeFillShade="D9"/>
            <w:vAlign w:val="center"/>
          </w:tcPr>
          <w:p w:rsidRPr="00EA44FF" w:rsidR="004E0FDD" w:rsidP="457AEDA3" w:rsidRDefault="00A824BC" w14:paraId="1CE47965" w14:textId="7AC74C5F">
            <w:pPr>
              <w:spacing w:after="0" w:line="240" w:lineRule="auto"/>
              <w:jc w:val="center"/>
              <w:rPr>
                <w:rFonts w:ascii="Times New Roman" w:hAnsi="Times New Roman" w:eastAsia="Times New Roman"/>
                <w:b/>
                <w:bCs/>
                <w:sz w:val="20"/>
                <w:szCs w:val="20"/>
                <w:lang w:eastAsia="es-EC"/>
              </w:rPr>
            </w:pPr>
            <w:r>
              <w:rPr>
                <w:rFonts w:ascii="Times New Roman" w:hAnsi="Times New Roman" w:eastAsia="Times New Roman"/>
                <w:b/>
                <w:bCs/>
                <w:sz w:val="20"/>
                <w:szCs w:val="20"/>
                <w:lang w:eastAsia="es-EC"/>
              </w:rPr>
              <w:t>x</w:t>
            </w:r>
          </w:p>
        </w:tc>
        <w:tc>
          <w:tcPr>
            <w:tcW w:w="503" w:type="dxa"/>
            <w:tcBorders>
              <w:right w:val="single" w:color="auto" w:sz="4" w:space="0"/>
            </w:tcBorders>
            <w:vAlign w:val="center"/>
          </w:tcPr>
          <w:p w:rsidRPr="00EA44FF" w:rsidR="004E0FDD" w:rsidP="0091194B" w:rsidRDefault="00410874" w14:paraId="1CE47966"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SI</w:t>
            </w:r>
          </w:p>
        </w:tc>
        <w:tc>
          <w:tcPr>
            <w:tcW w:w="292" w:type="dxa"/>
            <w:tcBorders>
              <w:top w:val="nil"/>
              <w:left w:val="single" w:color="auto" w:sz="4" w:space="0"/>
              <w:bottom w:val="nil"/>
              <w:right w:val="single" w:color="auto" w:sz="4" w:space="0"/>
            </w:tcBorders>
            <w:vAlign w:val="center"/>
          </w:tcPr>
          <w:p w:rsidRPr="00EA44FF" w:rsidR="004E0FDD" w:rsidP="0091194B" w:rsidRDefault="004E0FDD" w14:paraId="1CE47967" w14:textId="77777777">
            <w:pPr>
              <w:spacing w:after="0" w:line="240" w:lineRule="auto"/>
              <w:jc w:val="center"/>
              <w:rPr>
                <w:rFonts w:ascii="Times New Roman" w:hAnsi="Times New Roman" w:eastAsia="Times New Roman"/>
                <w:sz w:val="20"/>
                <w:szCs w:val="20"/>
                <w:lang w:eastAsia="es-EC"/>
              </w:rPr>
            </w:pPr>
          </w:p>
        </w:tc>
        <w:tc>
          <w:tcPr>
            <w:tcW w:w="990" w:type="dxa"/>
            <w:tcBorders>
              <w:left w:val="single" w:color="auto" w:sz="4" w:space="0"/>
            </w:tcBorders>
            <w:shd w:val="clear" w:color="auto" w:fill="D9D9D9" w:themeFill="background1" w:themeFillShade="D9"/>
            <w:vAlign w:val="center"/>
          </w:tcPr>
          <w:p w:rsidRPr="00EA44FF" w:rsidR="004E0FDD" w:rsidP="0091194B" w:rsidRDefault="00395A51" w14:paraId="1CE47968"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FE</w:t>
            </w:r>
            <w:r w:rsidRPr="00EA44FF" w:rsidR="00410874">
              <w:rPr>
                <w:rFonts w:ascii="Times New Roman" w:hAnsi="Times New Roman" w:eastAsia="Times New Roman"/>
                <w:sz w:val="20"/>
                <w:szCs w:val="20"/>
                <w:lang w:eastAsia="es-EC"/>
              </w:rPr>
              <w:t>CHA:</w:t>
            </w:r>
          </w:p>
        </w:tc>
        <w:tc>
          <w:tcPr>
            <w:tcW w:w="827" w:type="dxa"/>
            <w:tcBorders>
              <w:right w:val="single" w:color="auto" w:sz="4" w:space="0"/>
            </w:tcBorders>
            <w:vAlign w:val="center"/>
          </w:tcPr>
          <w:p w:rsidRPr="00EA44FF" w:rsidR="004E0FDD" w:rsidP="0091194B" w:rsidRDefault="004E0FDD" w14:paraId="1CE47969" w14:textId="2E2FD25F">
            <w:pPr>
              <w:spacing w:after="0" w:line="240" w:lineRule="auto"/>
              <w:jc w:val="center"/>
              <w:rPr>
                <w:rFonts w:ascii="Times New Roman" w:hAnsi="Times New Roman" w:eastAsia="Times New Roman"/>
                <w:b/>
                <w:sz w:val="20"/>
                <w:szCs w:val="20"/>
                <w:lang w:eastAsia="es-EC"/>
              </w:rPr>
            </w:pPr>
          </w:p>
        </w:tc>
        <w:tc>
          <w:tcPr>
            <w:tcW w:w="255" w:type="dxa"/>
            <w:tcBorders>
              <w:top w:val="nil"/>
              <w:left w:val="single" w:color="auto" w:sz="4" w:space="0"/>
              <w:bottom w:val="nil"/>
              <w:right w:val="single" w:color="auto" w:sz="4" w:space="0"/>
            </w:tcBorders>
            <w:vAlign w:val="center"/>
          </w:tcPr>
          <w:p w:rsidRPr="00EA44FF" w:rsidR="004E0FDD" w:rsidP="0091194B" w:rsidRDefault="004E0FDD" w14:paraId="1CE4796A" w14:textId="77777777">
            <w:pPr>
              <w:spacing w:after="0" w:line="240" w:lineRule="auto"/>
              <w:jc w:val="center"/>
              <w:rPr>
                <w:rFonts w:ascii="Times New Roman" w:hAnsi="Times New Roman" w:eastAsia="Times New Roman"/>
                <w:sz w:val="20"/>
                <w:szCs w:val="20"/>
                <w:lang w:eastAsia="es-EC"/>
              </w:rPr>
            </w:pPr>
          </w:p>
        </w:tc>
        <w:tc>
          <w:tcPr>
            <w:tcW w:w="1695" w:type="dxa"/>
            <w:tcBorders>
              <w:left w:val="single" w:color="auto" w:sz="4" w:space="0"/>
            </w:tcBorders>
            <w:shd w:val="clear" w:color="auto" w:fill="D9D9D9" w:themeFill="background1" w:themeFillShade="D9"/>
            <w:vAlign w:val="center"/>
          </w:tcPr>
          <w:p w:rsidRPr="00EA44FF" w:rsidR="004E0FDD" w:rsidP="0091194B" w:rsidRDefault="00410874" w14:paraId="1CE4796B"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RESPONSABLE TI</w:t>
            </w:r>
          </w:p>
        </w:tc>
        <w:tc>
          <w:tcPr>
            <w:tcW w:w="2858" w:type="dxa"/>
            <w:vAlign w:val="bottom"/>
          </w:tcPr>
          <w:p w:rsidRPr="00EA44FF" w:rsidR="004E0FDD" w:rsidP="457AEDA3" w:rsidRDefault="004E0FDD" w14:paraId="1CE4796C" w14:textId="78EE7D87">
            <w:pPr>
              <w:spacing w:after="0" w:line="240" w:lineRule="auto"/>
              <w:jc w:val="center"/>
              <w:rPr>
                <w:rFonts w:ascii="Times New Roman" w:hAnsi="Times New Roman" w:eastAsia="Times New Roman"/>
                <w:b/>
                <w:bCs/>
                <w:sz w:val="20"/>
                <w:szCs w:val="20"/>
                <w:lang w:eastAsia="es-EC"/>
              </w:rPr>
            </w:pPr>
          </w:p>
        </w:tc>
      </w:tr>
    </w:tbl>
    <w:p w:rsidRPr="00EA44FF" w:rsidR="0011205D" w:rsidP="0011205D" w:rsidRDefault="0011205D" w14:paraId="1CE4796E" w14:textId="77777777">
      <w:pPr>
        <w:spacing w:after="0"/>
        <w:rPr>
          <w:rFonts w:ascii="Times New Roman" w:hAnsi="Times New Roman"/>
          <w:sz w:val="20"/>
          <w:szCs w:val="20"/>
        </w:rPr>
      </w:pPr>
    </w:p>
    <w:p w:rsidRPr="001A5451" w:rsidR="00410874" w:rsidP="001A5451" w:rsidRDefault="0011205D" w14:paraId="1CE4796F" w14:textId="77777777">
      <w:pPr>
        <w:rPr>
          <w:rFonts w:ascii="Times New Roman" w:hAnsi="Times New Roman"/>
          <w:b/>
          <w:bCs/>
          <w:i/>
          <w:iCs/>
          <w:sz w:val="24"/>
          <w:szCs w:val="24"/>
        </w:rPr>
      </w:pPr>
      <w:r w:rsidRPr="001A5451">
        <w:rPr>
          <w:rFonts w:ascii="Times New Roman" w:hAnsi="Times New Roman"/>
          <w:b/>
          <w:bCs/>
          <w:i/>
          <w:iCs/>
          <w:sz w:val="24"/>
          <w:szCs w:val="24"/>
        </w:rPr>
        <w:t>T</w:t>
      </w:r>
      <w:r w:rsidRPr="001A5451" w:rsidR="00410874">
        <w:rPr>
          <w:rFonts w:ascii="Times New Roman" w:hAnsi="Times New Roman"/>
          <w:b/>
          <w:bCs/>
          <w:i/>
          <w:iCs/>
          <w:sz w:val="24"/>
          <w:szCs w:val="24"/>
        </w:rPr>
        <w:t xml:space="preserve">ipo de Requerimiento </w:t>
      </w:r>
    </w:p>
    <w:p w:rsidRPr="00EA44FF" w:rsidR="00410874" w:rsidP="00410874" w:rsidRDefault="00410874" w14:paraId="1CE47970" w14:textId="77777777">
      <w:pPr>
        <w:rPr>
          <w:rFonts w:ascii="Times New Roman" w:hAnsi="Times New Roman"/>
          <w:sz w:val="20"/>
          <w:szCs w:val="20"/>
        </w:rPr>
      </w:pPr>
    </w:p>
    <w:tbl>
      <w:tblPr>
        <w:tblW w:w="9087" w:type="dxa"/>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85"/>
        <w:gridCol w:w="1563"/>
        <w:gridCol w:w="159"/>
        <w:gridCol w:w="2241"/>
        <w:gridCol w:w="1548"/>
        <w:gridCol w:w="159"/>
        <w:gridCol w:w="1496"/>
        <w:gridCol w:w="1636"/>
      </w:tblGrid>
      <w:tr w:rsidRPr="00EA44FF" w:rsidR="00B35DA0" w:rsidTr="457AEDA3" w14:paraId="1CE47979" w14:textId="77777777">
        <w:trPr>
          <w:trHeight w:val="225"/>
        </w:trPr>
        <w:tc>
          <w:tcPr>
            <w:tcW w:w="281" w:type="dxa"/>
            <w:tcBorders>
              <w:bottom w:val="single" w:color="auto" w:sz="4" w:space="0"/>
            </w:tcBorders>
            <w:shd w:val="clear" w:color="auto" w:fill="BFBFBF" w:themeFill="background1" w:themeFillShade="BF"/>
            <w:noWrap/>
            <w:vAlign w:val="center"/>
            <w:hideMark/>
          </w:tcPr>
          <w:p w:rsidRPr="00EA44FF" w:rsidR="0028567E" w:rsidP="0091194B" w:rsidRDefault="0028567E" w14:paraId="1CE47971" w14:textId="351C58C9">
            <w:pPr>
              <w:spacing w:after="0" w:line="240" w:lineRule="auto"/>
              <w:jc w:val="center"/>
              <w:rPr>
                <w:rFonts w:ascii="Times New Roman" w:hAnsi="Times New Roman" w:eastAsia="Times New Roman"/>
                <w:b/>
                <w:sz w:val="20"/>
                <w:szCs w:val="20"/>
                <w:lang w:eastAsia="es-EC"/>
              </w:rPr>
            </w:pPr>
          </w:p>
        </w:tc>
        <w:tc>
          <w:tcPr>
            <w:tcW w:w="1559" w:type="dxa"/>
            <w:tcBorders>
              <w:bottom w:val="single" w:color="auto" w:sz="4" w:space="0"/>
              <w:right w:val="single" w:color="auto" w:sz="4" w:space="0"/>
            </w:tcBorders>
            <w:noWrap/>
            <w:vAlign w:val="center"/>
            <w:hideMark/>
          </w:tcPr>
          <w:p w:rsidRPr="00EA44FF" w:rsidR="0028567E" w:rsidP="0091194B" w:rsidRDefault="0028567E" w14:paraId="1CE47972"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REGULATORIO</w:t>
            </w:r>
          </w:p>
        </w:tc>
        <w:tc>
          <w:tcPr>
            <w:tcW w:w="160" w:type="dxa"/>
            <w:tcBorders>
              <w:top w:val="nil"/>
              <w:left w:val="single" w:color="auto" w:sz="4" w:space="0"/>
              <w:bottom w:val="nil"/>
              <w:right w:val="single" w:color="auto" w:sz="4" w:space="0"/>
            </w:tcBorders>
            <w:vAlign w:val="center"/>
          </w:tcPr>
          <w:p w:rsidRPr="00EA44FF" w:rsidR="0028567E" w:rsidP="0091194B" w:rsidRDefault="0028567E" w14:paraId="1CE47973" w14:textId="77777777">
            <w:pPr>
              <w:spacing w:after="0" w:line="240" w:lineRule="auto"/>
              <w:jc w:val="center"/>
              <w:rPr>
                <w:rFonts w:ascii="Times New Roman" w:hAnsi="Times New Roman" w:eastAsia="Times New Roman"/>
                <w:sz w:val="20"/>
                <w:szCs w:val="20"/>
                <w:lang w:eastAsia="es-EC"/>
              </w:rPr>
            </w:pPr>
          </w:p>
        </w:tc>
        <w:tc>
          <w:tcPr>
            <w:tcW w:w="2268" w:type="dxa"/>
            <w:tcBorders>
              <w:left w:val="single" w:color="auto" w:sz="4" w:space="0"/>
              <w:bottom w:val="single" w:color="auto" w:sz="4" w:space="0"/>
            </w:tcBorders>
            <w:shd w:val="clear" w:color="auto" w:fill="D9D9D9" w:themeFill="background1" w:themeFillShade="D9"/>
            <w:vAlign w:val="center"/>
          </w:tcPr>
          <w:p w:rsidRPr="00EA44FF" w:rsidR="0028567E" w:rsidP="0091194B" w:rsidRDefault="0028567E" w14:paraId="1CE47974"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FECHA DE CUMPLIMIENTO:</w:t>
            </w:r>
          </w:p>
        </w:tc>
        <w:tc>
          <w:tcPr>
            <w:tcW w:w="1701" w:type="dxa"/>
            <w:tcBorders>
              <w:bottom w:val="single" w:color="auto" w:sz="4" w:space="0"/>
              <w:right w:val="single" w:color="auto" w:sz="4" w:space="0"/>
            </w:tcBorders>
            <w:vAlign w:val="center"/>
          </w:tcPr>
          <w:p w:rsidRPr="00EA44FF" w:rsidR="0028567E" w:rsidP="0065364E" w:rsidRDefault="0028567E" w14:paraId="1CE47975" w14:textId="1B86F98E">
            <w:pPr>
              <w:spacing w:after="0" w:line="240" w:lineRule="auto"/>
              <w:jc w:val="center"/>
              <w:rPr>
                <w:rFonts w:ascii="Times New Roman" w:hAnsi="Times New Roman" w:eastAsia="Times New Roman"/>
                <w:b/>
                <w:sz w:val="20"/>
                <w:szCs w:val="20"/>
                <w:lang w:eastAsia="es-EC"/>
              </w:rPr>
            </w:pPr>
          </w:p>
        </w:tc>
        <w:tc>
          <w:tcPr>
            <w:tcW w:w="160" w:type="dxa"/>
            <w:tcBorders>
              <w:top w:val="nil"/>
              <w:left w:val="single" w:color="auto" w:sz="4" w:space="0"/>
              <w:bottom w:val="nil"/>
              <w:right w:val="single" w:color="auto" w:sz="4" w:space="0"/>
            </w:tcBorders>
            <w:vAlign w:val="center"/>
          </w:tcPr>
          <w:p w:rsidRPr="00EA44FF" w:rsidR="0028567E" w:rsidP="0091194B" w:rsidRDefault="0028567E" w14:paraId="1CE47976" w14:textId="77777777">
            <w:pPr>
              <w:spacing w:after="0" w:line="240" w:lineRule="auto"/>
              <w:jc w:val="center"/>
              <w:rPr>
                <w:rFonts w:ascii="Times New Roman" w:hAnsi="Times New Roman" w:eastAsia="Times New Roman"/>
                <w:sz w:val="20"/>
                <w:szCs w:val="20"/>
                <w:lang w:eastAsia="es-EC"/>
              </w:rPr>
            </w:pPr>
          </w:p>
        </w:tc>
        <w:tc>
          <w:tcPr>
            <w:tcW w:w="1160" w:type="dxa"/>
            <w:tcBorders>
              <w:left w:val="single" w:color="auto" w:sz="4" w:space="0"/>
              <w:bottom w:val="single" w:color="auto" w:sz="4" w:space="0"/>
            </w:tcBorders>
            <w:shd w:val="clear" w:color="auto" w:fill="D9D9D9" w:themeFill="background1" w:themeFillShade="D9"/>
            <w:vAlign w:val="center"/>
          </w:tcPr>
          <w:p w:rsidRPr="00EA44FF" w:rsidR="0028567E" w:rsidP="0091194B" w:rsidRDefault="00E3126D" w14:paraId="1CE47977"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REGULACIÓN</w:t>
            </w:r>
            <w:r w:rsidRPr="00EA44FF" w:rsidR="0028567E">
              <w:rPr>
                <w:rFonts w:ascii="Times New Roman" w:hAnsi="Times New Roman" w:eastAsia="Times New Roman"/>
                <w:sz w:val="20"/>
                <w:szCs w:val="20"/>
                <w:lang w:eastAsia="es-EC"/>
              </w:rPr>
              <w:t>:</w:t>
            </w:r>
          </w:p>
        </w:tc>
        <w:tc>
          <w:tcPr>
            <w:tcW w:w="1798" w:type="dxa"/>
            <w:tcBorders>
              <w:bottom w:val="single" w:color="auto" w:sz="4" w:space="0"/>
            </w:tcBorders>
            <w:vAlign w:val="center"/>
          </w:tcPr>
          <w:p w:rsidRPr="00EA44FF" w:rsidR="0028567E" w:rsidP="0091194B" w:rsidRDefault="0028567E" w14:paraId="1CE47978" w14:textId="77777777">
            <w:pPr>
              <w:spacing w:after="0" w:line="240" w:lineRule="auto"/>
              <w:jc w:val="center"/>
              <w:rPr>
                <w:rFonts w:ascii="Times New Roman" w:hAnsi="Times New Roman" w:eastAsia="Times New Roman"/>
                <w:sz w:val="20"/>
                <w:szCs w:val="20"/>
                <w:lang w:eastAsia="es-EC"/>
              </w:rPr>
            </w:pPr>
          </w:p>
        </w:tc>
      </w:tr>
      <w:tr w:rsidRPr="00EA44FF" w:rsidR="00B35DA0" w:rsidTr="457AEDA3" w14:paraId="1CE47982" w14:textId="77777777">
        <w:trPr>
          <w:trHeight w:val="225"/>
        </w:trPr>
        <w:tc>
          <w:tcPr>
            <w:tcW w:w="281" w:type="dxa"/>
            <w:tcBorders>
              <w:top w:val="single" w:color="auto" w:sz="4" w:space="0"/>
              <w:left w:val="nil"/>
              <w:bottom w:val="single" w:color="auto" w:sz="4" w:space="0"/>
              <w:right w:val="nil"/>
            </w:tcBorders>
            <w:shd w:val="clear" w:color="auto" w:fill="FFFFFF" w:themeFill="background1"/>
            <w:noWrap/>
            <w:vAlign w:val="center"/>
          </w:tcPr>
          <w:p w:rsidRPr="00EA44FF" w:rsidR="00395A51" w:rsidP="0091194B" w:rsidRDefault="00395A51" w14:paraId="1CE4797A" w14:textId="77777777">
            <w:pPr>
              <w:spacing w:after="0" w:line="240" w:lineRule="auto"/>
              <w:jc w:val="center"/>
              <w:rPr>
                <w:rFonts w:ascii="Times New Roman" w:hAnsi="Times New Roman" w:eastAsia="Times New Roman"/>
                <w:sz w:val="20"/>
                <w:szCs w:val="20"/>
                <w:lang w:eastAsia="es-EC"/>
              </w:rPr>
            </w:pPr>
          </w:p>
        </w:tc>
        <w:tc>
          <w:tcPr>
            <w:tcW w:w="1559" w:type="dxa"/>
            <w:tcBorders>
              <w:top w:val="single" w:color="auto" w:sz="4" w:space="0"/>
              <w:left w:val="nil"/>
              <w:bottom w:val="single" w:color="auto" w:sz="4" w:space="0"/>
              <w:right w:val="nil"/>
            </w:tcBorders>
            <w:noWrap/>
            <w:vAlign w:val="center"/>
          </w:tcPr>
          <w:p w:rsidRPr="00EA44FF" w:rsidR="00395A51" w:rsidP="0091194B" w:rsidRDefault="00395A51" w14:paraId="1CE4797B" w14:textId="77777777">
            <w:pPr>
              <w:spacing w:after="0" w:line="240" w:lineRule="auto"/>
              <w:jc w:val="center"/>
              <w:rPr>
                <w:rFonts w:ascii="Times New Roman" w:hAnsi="Times New Roman" w:eastAsia="Times New Roman"/>
                <w:sz w:val="20"/>
                <w:szCs w:val="20"/>
                <w:lang w:eastAsia="es-EC"/>
              </w:rPr>
            </w:pPr>
          </w:p>
        </w:tc>
        <w:tc>
          <w:tcPr>
            <w:tcW w:w="160" w:type="dxa"/>
            <w:tcBorders>
              <w:top w:val="nil"/>
              <w:left w:val="nil"/>
              <w:bottom w:val="nil"/>
              <w:right w:val="nil"/>
            </w:tcBorders>
            <w:vAlign w:val="center"/>
          </w:tcPr>
          <w:p w:rsidRPr="00EA44FF" w:rsidR="00395A51" w:rsidP="0091194B" w:rsidRDefault="00395A51" w14:paraId="1CE4797C" w14:textId="77777777">
            <w:pPr>
              <w:spacing w:after="0" w:line="240" w:lineRule="auto"/>
              <w:jc w:val="center"/>
              <w:rPr>
                <w:rFonts w:ascii="Times New Roman" w:hAnsi="Times New Roman" w:eastAsia="Times New Roman"/>
                <w:sz w:val="20"/>
                <w:szCs w:val="20"/>
                <w:lang w:eastAsia="es-EC"/>
              </w:rPr>
            </w:pPr>
          </w:p>
        </w:tc>
        <w:tc>
          <w:tcPr>
            <w:tcW w:w="2268" w:type="dxa"/>
            <w:tcBorders>
              <w:top w:val="single" w:color="auto" w:sz="4" w:space="0"/>
              <w:left w:val="nil"/>
              <w:bottom w:val="single" w:color="auto" w:sz="4" w:space="0"/>
              <w:right w:val="nil"/>
            </w:tcBorders>
            <w:vAlign w:val="center"/>
          </w:tcPr>
          <w:p w:rsidRPr="00EA44FF" w:rsidR="00395A51" w:rsidP="0091194B" w:rsidRDefault="00395A51" w14:paraId="1CE4797D" w14:textId="77777777">
            <w:pPr>
              <w:spacing w:after="0" w:line="240" w:lineRule="auto"/>
              <w:jc w:val="center"/>
              <w:rPr>
                <w:rFonts w:ascii="Times New Roman" w:hAnsi="Times New Roman" w:eastAsia="Times New Roman"/>
                <w:sz w:val="20"/>
                <w:szCs w:val="20"/>
                <w:lang w:eastAsia="es-EC"/>
              </w:rPr>
            </w:pPr>
          </w:p>
        </w:tc>
        <w:tc>
          <w:tcPr>
            <w:tcW w:w="1701" w:type="dxa"/>
            <w:tcBorders>
              <w:top w:val="single" w:color="auto" w:sz="4" w:space="0"/>
              <w:left w:val="nil"/>
              <w:bottom w:val="single" w:color="auto" w:sz="4" w:space="0"/>
              <w:right w:val="nil"/>
            </w:tcBorders>
            <w:vAlign w:val="center"/>
          </w:tcPr>
          <w:p w:rsidRPr="00EA44FF" w:rsidR="00395A51" w:rsidP="0091194B" w:rsidRDefault="00395A51" w14:paraId="1CE4797E" w14:textId="77777777">
            <w:pPr>
              <w:spacing w:after="0" w:line="240" w:lineRule="auto"/>
              <w:jc w:val="center"/>
              <w:rPr>
                <w:rFonts w:ascii="Times New Roman" w:hAnsi="Times New Roman" w:eastAsia="Times New Roman"/>
                <w:sz w:val="20"/>
                <w:szCs w:val="20"/>
                <w:lang w:eastAsia="es-EC"/>
              </w:rPr>
            </w:pPr>
          </w:p>
        </w:tc>
        <w:tc>
          <w:tcPr>
            <w:tcW w:w="160" w:type="dxa"/>
            <w:tcBorders>
              <w:top w:val="nil"/>
              <w:left w:val="nil"/>
              <w:bottom w:val="nil"/>
              <w:right w:val="nil"/>
            </w:tcBorders>
            <w:vAlign w:val="center"/>
          </w:tcPr>
          <w:p w:rsidRPr="00EA44FF" w:rsidR="00395A51" w:rsidP="0091194B" w:rsidRDefault="00395A51" w14:paraId="1CE4797F" w14:textId="77777777">
            <w:pPr>
              <w:spacing w:after="0" w:line="240" w:lineRule="auto"/>
              <w:jc w:val="center"/>
              <w:rPr>
                <w:rFonts w:ascii="Times New Roman" w:hAnsi="Times New Roman" w:eastAsia="Times New Roman"/>
                <w:sz w:val="20"/>
                <w:szCs w:val="20"/>
                <w:lang w:eastAsia="es-EC"/>
              </w:rPr>
            </w:pPr>
          </w:p>
        </w:tc>
        <w:tc>
          <w:tcPr>
            <w:tcW w:w="1160" w:type="dxa"/>
            <w:tcBorders>
              <w:top w:val="single" w:color="auto" w:sz="4" w:space="0"/>
              <w:left w:val="nil"/>
              <w:bottom w:val="single" w:color="auto" w:sz="4" w:space="0"/>
              <w:right w:val="nil"/>
            </w:tcBorders>
            <w:vAlign w:val="center"/>
          </w:tcPr>
          <w:p w:rsidRPr="00EA44FF" w:rsidR="00395A51" w:rsidP="0091194B" w:rsidRDefault="00395A51" w14:paraId="1CE47980" w14:textId="77777777">
            <w:pPr>
              <w:spacing w:after="0" w:line="240" w:lineRule="auto"/>
              <w:jc w:val="center"/>
              <w:rPr>
                <w:rFonts w:ascii="Times New Roman" w:hAnsi="Times New Roman" w:eastAsia="Times New Roman"/>
                <w:sz w:val="20"/>
                <w:szCs w:val="20"/>
                <w:lang w:eastAsia="es-EC"/>
              </w:rPr>
            </w:pPr>
          </w:p>
        </w:tc>
        <w:tc>
          <w:tcPr>
            <w:tcW w:w="1798" w:type="dxa"/>
            <w:tcBorders>
              <w:top w:val="single" w:color="auto" w:sz="4" w:space="0"/>
              <w:left w:val="nil"/>
              <w:bottom w:val="single" w:color="auto" w:sz="4" w:space="0"/>
              <w:right w:val="nil"/>
            </w:tcBorders>
            <w:vAlign w:val="center"/>
          </w:tcPr>
          <w:p w:rsidRPr="00EA44FF" w:rsidR="00395A51" w:rsidP="0091194B" w:rsidRDefault="00395A51" w14:paraId="1CE47981" w14:textId="77777777">
            <w:pPr>
              <w:spacing w:after="0" w:line="240" w:lineRule="auto"/>
              <w:jc w:val="center"/>
              <w:rPr>
                <w:rFonts w:ascii="Times New Roman" w:hAnsi="Times New Roman" w:eastAsia="Times New Roman"/>
                <w:sz w:val="20"/>
                <w:szCs w:val="20"/>
                <w:lang w:eastAsia="es-EC"/>
              </w:rPr>
            </w:pPr>
          </w:p>
        </w:tc>
      </w:tr>
      <w:tr w:rsidRPr="00EA44FF" w:rsidR="00B35DA0" w:rsidTr="457AEDA3" w14:paraId="1CE4798B" w14:textId="77777777">
        <w:trPr>
          <w:trHeight w:val="225"/>
        </w:trPr>
        <w:tc>
          <w:tcPr>
            <w:tcW w:w="281" w:type="dxa"/>
            <w:tcBorders>
              <w:top w:val="single" w:color="auto" w:sz="4" w:space="0"/>
            </w:tcBorders>
            <w:shd w:val="clear" w:color="auto" w:fill="D9D9D9" w:themeFill="background1" w:themeFillShade="D9"/>
            <w:noWrap/>
            <w:vAlign w:val="center"/>
          </w:tcPr>
          <w:p w:rsidRPr="00EA44FF" w:rsidR="00410874" w:rsidP="0091194B" w:rsidRDefault="0001379D" w14:paraId="1CE47983" w14:textId="51F93B9D">
            <w:pPr>
              <w:spacing w:after="0" w:line="240" w:lineRule="auto"/>
              <w:jc w:val="center"/>
              <w:rPr>
                <w:rFonts w:ascii="Times New Roman" w:hAnsi="Times New Roman" w:eastAsia="Times New Roman"/>
                <w:sz w:val="20"/>
                <w:szCs w:val="20"/>
                <w:lang w:eastAsia="es-EC"/>
              </w:rPr>
            </w:pPr>
            <w:r>
              <w:rPr>
                <w:rFonts w:ascii="Times New Roman" w:hAnsi="Times New Roman" w:eastAsia="Times New Roman"/>
                <w:sz w:val="20"/>
                <w:szCs w:val="20"/>
                <w:lang w:eastAsia="es-EC"/>
              </w:rPr>
              <w:t>X</w:t>
            </w:r>
          </w:p>
        </w:tc>
        <w:tc>
          <w:tcPr>
            <w:tcW w:w="1559" w:type="dxa"/>
            <w:tcBorders>
              <w:top w:val="single" w:color="auto" w:sz="4" w:space="0"/>
              <w:right w:val="single" w:color="auto" w:sz="4" w:space="0"/>
            </w:tcBorders>
            <w:noWrap/>
            <w:vAlign w:val="center"/>
          </w:tcPr>
          <w:p w:rsidRPr="00EA44FF" w:rsidR="00410874" w:rsidP="0091194B" w:rsidRDefault="00395A51" w14:paraId="1CE47984"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NO REGULATORIO</w:t>
            </w:r>
          </w:p>
        </w:tc>
        <w:tc>
          <w:tcPr>
            <w:tcW w:w="160" w:type="dxa"/>
            <w:tcBorders>
              <w:top w:val="nil"/>
              <w:left w:val="single" w:color="auto" w:sz="4" w:space="0"/>
              <w:bottom w:val="nil"/>
              <w:right w:val="single" w:color="auto" w:sz="4" w:space="0"/>
            </w:tcBorders>
            <w:vAlign w:val="center"/>
          </w:tcPr>
          <w:p w:rsidRPr="00EA44FF" w:rsidR="00410874" w:rsidP="0091194B" w:rsidRDefault="00410874" w14:paraId="1CE47985" w14:textId="77777777">
            <w:pPr>
              <w:spacing w:after="0" w:line="240" w:lineRule="auto"/>
              <w:jc w:val="center"/>
              <w:rPr>
                <w:rFonts w:ascii="Times New Roman" w:hAnsi="Times New Roman" w:eastAsia="Times New Roman"/>
                <w:sz w:val="20"/>
                <w:szCs w:val="20"/>
                <w:lang w:eastAsia="es-EC"/>
              </w:rPr>
            </w:pPr>
          </w:p>
        </w:tc>
        <w:tc>
          <w:tcPr>
            <w:tcW w:w="2268" w:type="dxa"/>
            <w:tcBorders>
              <w:top w:val="single" w:color="auto" w:sz="4" w:space="0"/>
              <w:left w:val="single" w:color="auto" w:sz="4" w:space="0"/>
            </w:tcBorders>
            <w:shd w:val="clear" w:color="auto" w:fill="D9D9D9" w:themeFill="background1" w:themeFillShade="D9"/>
            <w:vAlign w:val="center"/>
          </w:tcPr>
          <w:p w:rsidRPr="00EA44FF" w:rsidR="00410874" w:rsidP="0091194B" w:rsidRDefault="00395A51" w14:paraId="1CE47986"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 xml:space="preserve">FECHA MAX. DE </w:t>
            </w:r>
            <w:r w:rsidRPr="00EA44FF" w:rsidR="00E3126D">
              <w:rPr>
                <w:rFonts w:ascii="Times New Roman" w:hAnsi="Times New Roman" w:eastAsia="Times New Roman"/>
                <w:sz w:val="20"/>
                <w:szCs w:val="20"/>
                <w:lang w:eastAsia="es-EC"/>
              </w:rPr>
              <w:t>IMPLEMENTACIÓN</w:t>
            </w:r>
            <w:r w:rsidRPr="00EA44FF">
              <w:rPr>
                <w:rFonts w:ascii="Times New Roman" w:hAnsi="Times New Roman" w:eastAsia="Times New Roman"/>
                <w:sz w:val="20"/>
                <w:szCs w:val="20"/>
                <w:lang w:eastAsia="es-EC"/>
              </w:rPr>
              <w:t>:</w:t>
            </w:r>
          </w:p>
        </w:tc>
        <w:tc>
          <w:tcPr>
            <w:tcW w:w="1701" w:type="dxa"/>
            <w:tcBorders>
              <w:top w:val="single" w:color="auto" w:sz="4" w:space="0"/>
              <w:right w:val="single" w:color="auto" w:sz="4" w:space="0"/>
            </w:tcBorders>
            <w:vAlign w:val="center"/>
          </w:tcPr>
          <w:p w:rsidRPr="00EA44FF" w:rsidR="00410874" w:rsidP="457AEDA3" w:rsidRDefault="00410874" w14:paraId="1CE47987" w14:textId="36965A19">
            <w:pPr>
              <w:spacing w:after="0" w:line="240" w:lineRule="auto"/>
              <w:jc w:val="center"/>
              <w:rPr>
                <w:rFonts w:ascii="Times New Roman" w:hAnsi="Times New Roman" w:eastAsia="Times New Roman"/>
                <w:b/>
                <w:bCs/>
                <w:sz w:val="20"/>
                <w:szCs w:val="20"/>
                <w:lang w:eastAsia="es-EC"/>
              </w:rPr>
            </w:pPr>
          </w:p>
        </w:tc>
        <w:tc>
          <w:tcPr>
            <w:tcW w:w="160" w:type="dxa"/>
            <w:tcBorders>
              <w:top w:val="nil"/>
              <w:left w:val="single" w:color="auto" w:sz="4" w:space="0"/>
              <w:bottom w:val="nil"/>
              <w:right w:val="single" w:color="auto" w:sz="4" w:space="0"/>
            </w:tcBorders>
            <w:vAlign w:val="center"/>
          </w:tcPr>
          <w:p w:rsidRPr="00EA44FF" w:rsidR="00410874" w:rsidP="0091194B" w:rsidRDefault="00410874" w14:paraId="1CE47988" w14:textId="77777777">
            <w:pPr>
              <w:spacing w:after="0" w:line="240" w:lineRule="auto"/>
              <w:jc w:val="center"/>
              <w:rPr>
                <w:rFonts w:ascii="Times New Roman" w:hAnsi="Times New Roman" w:eastAsia="Times New Roman"/>
                <w:sz w:val="20"/>
                <w:szCs w:val="20"/>
                <w:lang w:eastAsia="es-EC"/>
              </w:rPr>
            </w:pPr>
          </w:p>
        </w:tc>
        <w:tc>
          <w:tcPr>
            <w:tcW w:w="1160" w:type="dxa"/>
            <w:tcBorders>
              <w:top w:val="single" w:color="auto" w:sz="4" w:space="0"/>
              <w:left w:val="single" w:color="auto" w:sz="4" w:space="0"/>
            </w:tcBorders>
            <w:shd w:val="clear" w:color="auto" w:fill="D9D9D9" w:themeFill="background1" w:themeFillShade="D9"/>
            <w:vAlign w:val="center"/>
          </w:tcPr>
          <w:p w:rsidRPr="00EA44FF" w:rsidR="00410874" w:rsidP="0091194B" w:rsidRDefault="00395A51" w14:paraId="1CE47989" w14:textId="77777777">
            <w:pPr>
              <w:spacing w:after="0" w:line="240" w:lineRule="auto"/>
              <w:jc w:val="center"/>
              <w:rPr>
                <w:rFonts w:ascii="Times New Roman" w:hAnsi="Times New Roman" w:eastAsia="Times New Roman"/>
                <w:sz w:val="20"/>
                <w:szCs w:val="20"/>
                <w:lang w:eastAsia="es-EC"/>
              </w:rPr>
            </w:pPr>
            <w:r w:rsidRPr="00EA44FF">
              <w:rPr>
                <w:rFonts w:ascii="Times New Roman" w:hAnsi="Times New Roman" w:eastAsia="Times New Roman"/>
                <w:sz w:val="20"/>
                <w:szCs w:val="20"/>
                <w:lang w:eastAsia="es-EC"/>
              </w:rPr>
              <w:t>MOTIVO:</w:t>
            </w:r>
          </w:p>
        </w:tc>
        <w:tc>
          <w:tcPr>
            <w:tcW w:w="1798" w:type="dxa"/>
            <w:tcBorders>
              <w:top w:val="single" w:color="auto" w:sz="4" w:space="0"/>
            </w:tcBorders>
            <w:vAlign w:val="center"/>
          </w:tcPr>
          <w:p w:rsidRPr="00EA44FF" w:rsidR="00410874" w:rsidP="0091194B" w:rsidRDefault="00410874" w14:paraId="1CE4798A" w14:textId="0AA610EE">
            <w:pPr>
              <w:spacing w:after="0" w:line="240" w:lineRule="auto"/>
              <w:jc w:val="center"/>
              <w:rPr>
                <w:rFonts w:ascii="Times New Roman" w:hAnsi="Times New Roman" w:eastAsia="Times New Roman"/>
                <w:b/>
                <w:sz w:val="20"/>
                <w:szCs w:val="20"/>
                <w:lang w:eastAsia="es-EC"/>
              </w:rPr>
            </w:pPr>
          </w:p>
        </w:tc>
      </w:tr>
    </w:tbl>
    <w:p w:rsidRPr="00EA44FF" w:rsidR="005D1BA3" w:rsidP="00937D2C" w:rsidRDefault="005D1BA3" w14:paraId="1CE4798C" w14:textId="77777777">
      <w:pPr>
        <w:spacing w:after="0" w:line="240" w:lineRule="auto"/>
        <w:rPr>
          <w:rFonts w:ascii="Times New Roman" w:hAnsi="Times New Roman"/>
          <w:b/>
          <w:sz w:val="20"/>
          <w:szCs w:val="20"/>
        </w:rPr>
      </w:pPr>
    </w:p>
    <w:p w:rsidRPr="00EA44FF" w:rsidR="00A00850" w:rsidP="00937D2C" w:rsidRDefault="00A00850" w14:paraId="1CE4798D" w14:textId="77777777">
      <w:pPr>
        <w:spacing w:after="0" w:line="240" w:lineRule="auto"/>
        <w:rPr>
          <w:rFonts w:ascii="Times New Roman" w:hAnsi="Times New Roman"/>
          <w:b/>
          <w:sz w:val="20"/>
          <w:szCs w:val="20"/>
        </w:rPr>
      </w:pPr>
    </w:p>
    <w:p w:rsidRPr="00EA44FF" w:rsidR="00EA44FF" w:rsidP="457AEDA3" w:rsidRDefault="00EA44FF" w14:paraId="36FEFE9D" w14:textId="77777777">
      <w:pPr>
        <w:spacing w:after="0" w:line="240" w:lineRule="auto"/>
        <w:rPr>
          <w:rFonts w:ascii="Times New Roman" w:hAnsi="Times New Roman"/>
          <w:b/>
          <w:bCs/>
          <w:sz w:val="20"/>
          <w:szCs w:val="20"/>
        </w:rPr>
      </w:pPr>
    </w:p>
    <w:p w:rsidR="457AEDA3" w:rsidP="457AEDA3" w:rsidRDefault="457AEDA3" w14:paraId="1AAB34A2" w14:textId="1F70F5E2">
      <w:pPr>
        <w:spacing w:after="0" w:line="240" w:lineRule="auto"/>
        <w:rPr>
          <w:rFonts w:ascii="Times New Roman" w:hAnsi="Times New Roman"/>
          <w:b/>
          <w:bCs/>
          <w:sz w:val="20"/>
          <w:szCs w:val="20"/>
        </w:rPr>
      </w:pPr>
    </w:p>
    <w:p w:rsidR="457AEDA3" w:rsidP="457AEDA3" w:rsidRDefault="457AEDA3" w14:paraId="6F9A2FEF" w14:textId="103AB589">
      <w:pPr>
        <w:spacing w:after="0" w:line="240" w:lineRule="auto"/>
        <w:rPr>
          <w:rFonts w:ascii="Times New Roman" w:hAnsi="Times New Roman"/>
          <w:b/>
          <w:bCs/>
          <w:sz w:val="20"/>
          <w:szCs w:val="20"/>
        </w:rPr>
      </w:pPr>
    </w:p>
    <w:p w:rsidR="457AEDA3" w:rsidP="457AEDA3" w:rsidRDefault="457AEDA3" w14:paraId="1719383A" w14:textId="03A7F9C3">
      <w:pPr>
        <w:spacing w:after="0" w:line="240" w:lineRule="auto"/>
        <w:rPr>
          <w:rFonts w:ascii="Times New Roman" w:hAnsi="Times New Roman"/>
          <w:b/>
          <w:bCs/>
          <w:sz w:val="20"/>
          <w:szCs w:val="20"/>
        </w:rPr>
      </w:pPr>
    </w:p>
    <w:p w:rsidRPr="00EA44FF" w:rsidR="00EA44FF" w:rsidP="00937D2C" w:rsidRDefault="00EA44FF" w14:paraId="4C24D64B" w14:textId="77777777">
      <w:pPr>
        <w:spacing w:after="0" w:line="240" w:lineRule="auto"/>
        <w:rPr>
          <w:rFonts w:ascii="Times New Roman" w:hAnsi="Times New Roman"/>
          <w:b/>
          <w:sz w:val="20"/>
          <w:szCs w:val="20"/>
        </w:rPr>
      </w:pPr>
    </w:p>
    <w:p w:rsidR="00E92352" w:rsidP="00937D2C" w:rsidRDefault="00E92352" w14:paraId="6F03E102" w14:textId="77777777">
      <w:pPr>
        <w:spacing w:after="0" w:line="240" w:lineRule="auto"/>
        <w:rPr>
          <w:rFonts w:ascii="Times New Roman" w:hAnsi="Times New Roman"/>
          <w:b/>
          <w:sz w:val="20"/>
          <w:szCs w:val="20"/>
        </w:rPr>
      </w:pPr>
    </w:p>
    <w:p w:rsidR="00E92352" w:rsidP="00937D2C" w:rsidRDefault="00E92352" w14:paraId="4A766F3F" w14:textId="77777777">
      <w:pPr>
        <w:spacing w:after="0" w:line="240" w:lineRule="auto"/>
        <w:rPr>
          <w:rFonts w:ascii="Times New Roman" w:hAnsi="Times New Roman"/>
          <w:b/>
          <w:sz w:val="20"/>
          <w:szCs w:val="20"/>
        </w:rPr>
      </w:pPr>
    </w:p>
    <w:p w:rsidRPr="00EA44FF" w:rsidR="00A523BB" w:rsidP="00937D2C" w:rsidRDefault="00277854" w14:paraId="1CE4798E" w14:textId="02DBEF42">
      <w:pPr>
        <w:spacing w:after="0" w:line="240" w:lineRule="auto"/>
        <w:rPr>
          <w:rFonts w:ascii="Times New Roman" w:hAnsi="Times New Roman"/>
          <w:b/>
          <w:sz w:val="20"/>
          <w:szCs w:val="20"/>
        </w:rPr>
      </w:pPr>
      <w:r w:rsidRPr="00EA44FF">
        <w:rPr>
          <w:rFonts w:ascii="Times New Roman" w:hAnsi="Times New Roman"/>
          <w:b/>
          <w:sz w:val="20"/>
          <w:szCs w:val="20"/>
        </w:rPr>
        <w:t>CONTROL DE VERSIONES</w:t>
      </w:r>
      <w:bookmarkEnd w:id="0"/>
      <w:bookmarkEnd w:id="1"/>
    </w:p>
    <w:p w:rsidRPr="00EA44FF" w:rsidR="00A523BB" w:rsidP="00937D2C" w:rsidRDefault="00A523BB" w14:paraId="1CE4798F" w14:textId="77777777">
      <w:pPr>
        <w:spacing w:after="0" w:line="240" w:lineRule="auto"/>
        <w:rPr>
          <w:rFonts w:ascii="Times New Roman" w:hAnsi="Times New Roman"/>
          <w:b/>
          <w:i/>
          <w:sz w:val="20"/>
          <w:szCs w:val="20"/>
        </w:rPr>
      </w:pPr>
    </w:p>
    <w:tbl>
      <w:tblPr>
        <w:tblW w:w="9072" w:type="dxa"/>
        <w:tblInd w:w="80" w:type="dxa"/>
        <w:tblBorders>
          <w:top w:val="single" w:color="auto" w:sz="6" w:space="0"/>
          <w:left w:val="single" w:color="auto" w:sz="6" w:space="0"/>
          <w:bottom w:val="single" w:color="auto" w:sz="6" w:space="0"/>
          <w:right w:val="single" w:color="auto" w:sz="6" w:space="0"/>
        </w:tblBorders>
        <w:tblLayout w:type="fixed"/>
        <w:tblCellMar>
          <w:left w:w="80" w:type="dxa"/>
          <w:right w:w="80" w:type="dxa"/>
        </w:tblCellMar>
        <w:tblLook w:val="0000" w:firstRow="0" w:lastRow="0" w:firstColumn="0" w:lastColumn="0" w:noHBand="0" w:noVBand="0"/>
      </w:tblPr>
      <w:tblGrid>
        <w:gridCol w:w="993"/>
        <w:gridCol w:w="1417"/>
        <w:gridCol w:w="1701"/>
        <w:gridCol w:w="2268"/>
        <w:gridCol w:w="2693"/>
      </w:tblGrid>
      <w:tr w:rsidRPr="00EA44FF" w:rsidR="00B35DA0" w:rsidTr="003F6D88" w14:paraId="1CE47995" w14:textId="77777777">
        <w:trPr>
          <w:cantSplit/>
        </w:trPr>
        <w:tc>
          <w:tcPr>
            <w:tcW w:w="993" w:type="dxa"/>
            <w:tcBorders>
              <w:top w:val="single" w:color="808080" w:sz="6" w:space="0"/>
              <w:left w:val="single" w:color="808080" w:sz="6" w:space="0"/>
              <w:bottom w:val="single" w:color="808080" w:sz="6" w:space="0"/>
              <w:right w:val="single" w:color="FFFFFF" w:sz="6" w:space="0"/>
            </w:tcBorders>
            <w:shd w:val="clear" w:color="auto" w:fill="808080"/>
            <w:vAlign w:val="center"/>
          </w:tcPr>
          <w:p w:rsidRPr="00EA44FF" w:rsidR="007E5F46" w:rsidP="00937D2C" w:rsidRDefault="007E5F46" w14:paraId="1CE47990" w14:textId="77777777">
            <w:pPr>
              <w:pStyle w:val="Controldoc"/>
              <w:widowControl/>
              <w:spacing w:before="0" w:after="0"/>
              <w:rPr>
                <w:rFonts w:ascii="Times New Roman" w:hAnsi="Times New Roman" w:cs="Times New Roman"/>
                <w:color w:val="auto"/>
                <w:lang w:val="es-ES"/>
              </w:rPr>
            </w:pPr>
            <w:r w:rsidRPr="00EA44FF">
              <w:rPr>
                <w:rFonts w:ascii="Times New Roman" w:hAnsi="Times New Roman" w:cs="Times New Roman"/>
                <w:color w:val="auto"/>
                <w:lang w:val="es-ES"/>
              </w:rPr>
              <w:t>Versión</w:t>
            </w:r>
          </w:p>
        </w:tc>
        <w:tc>
          <w:tcPr>
            <w:tcW w:w="1417"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7E5F46" w:rsidP="00937D2C" w:rsidRDefault="007E5F46" w14:paraId="1CE47991" w14:textId="77777777">
            <w:pPr>
              <w:pStyle w:val="Controldoc"/>
              <w:widowControl/>
              <w:spacing w:before="0" w:after="0"/>
              <w:rPr>
                <w:rFonts w:ascii="Times New Roman" w:hAnsi="Times New Roman" w:cs="Times New Roman"/>
                <w:color w:val="auto"/>
                <w:lang w:val="es-ES"/>
              </w:rPr>
            </w:pPr>
            <w:r w:rsidRPr="00EA44FF">
              <w:rPr>
                <w:rFonts w:ascii="Times New Roman" w:hAnsi="Times New Roman" w:cs="Times New Roman"/>
                <w:color w:val="auto"/>
                <w:lang w:val="es-ES"/>
              </w:rPr>
              <w:t>Fecha</w:t>
            </w:r>
          </w:p>
        </w:tc>
        <w:tc>
          <w:tcPr>
            <w:tcW w:w="1701"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7E5F46" w:rsidP="00937D2C" w:rsidRDefault="007E5F46" w14:paraId="1CE47992" w14:textId="77777777">
            <w:pPr>
              <w:pStyle w:val="Controldoc"/>
              <w:widowControl/>
              <w:spacing w:before="0" w:after="0"/>
              <w:rPr>
                <w:rFonts w:ascii="Times New Roman" w:hAnsi="Times New Roman" w:cs="Times New Roman"/>
                <w:color w:val="auto"/>
                <w:lang w:val="es-ES"/>
              </w:rPr>
            </w:pPr>
            <w:r w:rsidRPr="00EA44FF">
              <w:rPr>
                <w:rFonts w:ascii="Times New Roman" w:hAnsi="Times New Roman" w:cs="Times New Roman"/>
                <w:color w:val="auto"/>
                <w:lang w:val="es-ES"/>
              </w:rPr>
              <w:t>Descripción</w:t>
            </w:r>
          </w:p>
        </w:tc>
        <w:tc>
          <w:tcPr>
            <w:tcW w:w="2268"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7E5F46" w:rsidP="00937D2C" w:rsidRDefault="007E5F46" w14:paraId="1CE47993" w14:textId="77777777">
            <w:pPr>
              <w:pStyle w:val="Controldoc"/>
              <w:widowControl/>
              <w:spacing w:before="0" w:after="0"/>
              <w:rPr>
                <w:rFonts w:ascii="Times New Roman" w:hAnsi="Times New Roman" w:cs="Times New Roman"/>
                <w:color w:val="auto"/>
                <w:lang w:val="es-ES"/>
              </w:rPr>
            </w:pPr>
            <w:r w:rsidRPr="00EA44FF">
              <w:rPr>
                <w:rFonts w:ascii="Times New Roman" w:hAnsi="Times New Roman" w:cs="Times New Roman"/>
                <w:color w:val="auto"/>
                <w:lang w:val="es-ES"/>
              </w:rPr>
              <w:t>Elaborado por</w:t>
            </w:r>
          </w:p>
        </w:tc>
        <w:tc>
          <w:tcPr>
            <w:tcW w:w="2693" w:type="dxa"/>
            <w:tcBorders>
              <w:top w:val="single" w:color="808080" w:sz="6" w:space="0"/>
              <w:left w:val="single" w:color="FFFFFF" w:sz="6" w:space="0"/>
              <w:bottom w:val="single" w:color="808080" w:sz="6" w:space="0"/>
              <w:right w:val="single" w:color="808080" w:sz="6" w:space="0"/>
            </w:tcBorders>
            <w:shd w:val="clear" w:color="auto" w:fill="808080"/>
            <w:vAlign w:val="center"/>
          </w:tcPr>
          <w:p w:rsidRPr="00EA44FF" w:rsidR="007E5F46" w:rsidP="00937D2C" w:rsidRDefault="007E5F46" w14:paraId="1CE47994" w14:textId="77777777">
            <w:pPr>
              <w:pStyle w:val="Controldoc"/>
              <w:widowControl/>
              <w:spacing w:before="0" w:after="0"/>
              <w:rPr>
                <w:rFonts w:ascii="Times New Roman" w:hAnsi="Times New Roman" w:cs="Times New Roman"/>
                <w:color w:val="auto"/>
                <w:lang w:val="es-ES"/>
              </w:rPr>
            </w:pPr>
            <w:r w:rsidRPr="00EA44FF">
              <w:rPr>
                <w:rFonts w:ascii="Times New Roman" w:hAnsi="Times New Roman" w:cs="Times New Roman"/>
                <w:color w:val="auto"/>
                <w:lang w:val="es-ES"/>
              </w:rPr>
              <w:t>Revisado por</w:t>
            </w:r>
          </w:p>
        </w:tc>
      </w:tr>
      <w:tr w:rsidRPr="00EA44FF" w:rsidR="00EE659A" w:rsidTr="00F00BD6" w14:paraId="1CE4799B" w14:textId="77777777">
        <w:trPr>
          <w:cantSplit/>
          <w:trHeight w:val="200"/>
        </w:trPr>
        <w:tc>
          <w:tcPr>
            <w:tcW w:w="993" w:type="dxa"/>
            <w:tcBorders>
              <w:top w:val="single" w:color="808080" w:sz="6" w:space="0"/>
              <w:left w:val="single" w:color="808080" w:sz="6" w:space="0"/>
              <w:bottom w:val="single" w:color="808080" w:sz="6" w:space="0"/>
              <w:right w:val="single" w:color="808080" w:sz="6" w:space="0"/>
            </w:tcBorders>
            <w:vAlign w:val="center"/>
          </w:tcPr>
          <w:p w:rsidRPr="00EE659A" w:rsidR="00EE659A" w:rsidP="00EE659A" w:rsidRDefault="002F266D" w14:paraId="1CE47996" w14:textId="61045E91">
            <w:pPr>
              <w:pStyle w:val="normal-10"/>
              <w:widowControl/>
              <w:spacing w:before="0" w:after="0"/>
              <w:jc w:val="center"/>
              <w:rPr>
                <w:rFonts w:ascii="Times New Roman" w:hAnsi="Times New Roman" w:cs="Times New Roman"/>
                <w:lang w:val="es-EC"/>
              </w:rPr>
            </w:pPr>
            <w:r>
              <w:rPr>
                <w:rFonts w:ascii="Times New Roman" w:hAnsi="Times New Roman" w:cs="Times New Roman"/>
                <w:szCs w:val="22"/>
                <w:lang w:val="es-EC"/>
              </w:rPr>
              <w:t>5</w:t>
            </w:r>
            <w:ins w:author="Jaime Burbano" w:date="2026-04-22T12:31:00Z" w16du:dateUtc="2026-04-22T17:31:00Z" w:id="2">
              <w:r w:rsidR="00167813">
                <w:rPr>
                  <w:rFonts w:ascii="Times New Roman" w:hAnsi="Times New Roman" w:cs="Times New Roman"/>
                  <w:szCs w:val="22"/>
                  <w:lang w:val="es-EC"/>
                </w:rPr>
                <w:t>.1</w:t>
              </w:r>
            </w:ins>
          </w:p>
        </w:tc>
        <w:tc>
          <w:tcPr>
            <w:tcW w:w="1417" w:type="dxa"/>
            <w:tcBorders>
              <w:top w:val="single" w:color="808080" w:sz="6" w:space="0"/>
              <w:left w:val="single" w:color="808080" w:sz="6" w:space="0"/>
              <w:bottom w:val="single" w:color="808080" w:sz="6" w:space="0"/>
              <w:right w:val="single" w:color="808080" w:sz="6" w:space="0"/>
            </w:tcBorders>
            <w:vAlign w:val="center"/>
          </w:tcPr>
          <w:p w:rsidRPr="00EE659A" w:rsidR="00EE659A" w:rsidP="00EE659A" w:rsidRDefault="002F266D" w14:paraId="1CE47997" w14:textId="2805FB40">
            <w:pPr>
              <w:pStyle w:val="normal-10"/>
              <w:widowControl/>
              <w:spacing w:before="0" w:after="0"/>
              <w:jc w:val="center"/>
              <w:rPr>
                <w:rFonts w:ascii="Times New Roman" w:hAnsi="Times New Roman" w:cs="Times New Roman"/>
                <w:lang w:val="es-EC"/>
              </w:rPr>
            </w:pPr>
            <w:r>
              <w:rPr>
                <w:rFonts w:ascii="Times New Roman" w:hAnsi="Times New Roman" w:cs="Times New Roman"/>
                <w:szCs w:val="22"/>
                <w:lang w:val="es-EC"/>
              </w:rPr>
              <w:t>22</w:t>
            </w:r>
            <w:r w:rsidRPr="00EE659A" w:rsidR="00EE659A">
              <w:rPr>
                <w:rFonts w:ascii="Times New Roman" w:hAnsi="Times New Roman" w:cs="Times New Roman"/>
                <w:szCs w:val="22"/>
                <w:lang w:val="es-EC"/>
              </w:rPr>
              <w:t>/0</w:t>
            </w:r>
            <w:r w:rsidR="00891432">
              <w:rPr>
                <w:rFonts w:ascii="Times New Roman" w:hAnsi="Times New Roman" w:cs="Times New Roman"/>
                <w:szCs w:val="22"/>
                <w:lang w:val="es-EC"/>
              </w:rPr>
              <w:t>4</w:t>
            </w:r>
            <w:r w:rsidRPr="00EE659A" w:rsidR="00EE659A">
              <w:rPr>
                <w:rFonts w:ascii="Times New Roman" w:hAnsi="Times New Roman" w:cs="Times New Roman"/>
                <w:szCs w:val="22"/>
                <w:lang w:val="es-EC"/>
              </w:rPr>
              <w:t>/2026</w:t>
            </w:r>
          </w:p>
        </w:tc>
        <w:tc>
          <w:tcPr>
            <w:tcW w:w="1701" w:type="dxa"/>
            <w:tcBorders>
              <w:top w:val="single" w:color="808080" w:sz="6" w:space="0"/>
              <w:left w:val="single" w:color="808080" w:sz="6" w:space="0"/>
              <w:bottom w:val="single" w:color="808080" w:sz="6" w:space="0"/>
              <w:right w:val="single" w:color="808080" w:sz="6" w:space="0"/>
            </w:tcBorders>
            <w:vAlign w:val="center"/>
          </w:tcPr>
          <w:p w:rsidRPr="00EE659A" w:rsidR="00EE659A" w:rsidP="00EE659A" w:rsidRDefault="00EE659A" w14:paraId="1CE47998" w14:textId="5ED37786">
            <w:pPr>
              <w:pStyle w:val="normal-10"/>
              <w:widowControl/>
              <w:spacing w:before="0" w:after="0"/>
              <w:jc w:val="center"/>
              <w:rPr>
                <w:rFonts w:ascii="Times New Roman" w:hAnsi="Times New Roman" w:cs="Times New Roman"/>
                <w:lang w:val="es-EC"/>
              </w:rPr>
            </w:pPr>
            <w:r w:rsidRPr="00EE659A">
              <w:rPr>
                <w:rFonts w:ascii="Times New Roman" w:hAnsi="Times New Roman" w:cs="Times New Roman"/>
                <w:szCs w:val="22"/>
                <w:lang w:val="es-EC"/>
              </w:rPr>
              <w:t>Documento Funci</w:t>
            </w:r>
            <w:r w:rsidR="006D7E50">
              <w:rPr>
                <w:rFonts w:ascii="Times New Roman" w:hAnsi="Times New Roman" w:cs="Times New Roman"/>
                <w:szCs w:val="22"/>
                <w:lang w:val="es-EC"/>
              </w:rPr>
              <w:t>o</w:t>
            </w:r>
            <w:r w:rsidRPr="00EE659A">
              <w:rPr>
                <w:rFonts w:ascii="Times New Roman" w:hAnsi="Times New Roman" w:cs="Times New Roman"/>
                <w:szCs w:val="22"/>
                <w:lang w:val="es-EC"/>
              </w:rPr>
              <w:t>nal</w:t>
            </w:r>
          </w:p>
        </w:tc>
        <w:tc>
          <w:tcPr>
            <w:tcW w:w="2268" w:type="dxa"/>
            <w:tcBorders>
              <w:top w:val="single" w:color="808080" w:sz="6" w:space="0"/>
              <w:left w:val="single" w:color="808080" w:sz="6" w:space="0"/>
              <w:bottom w:val="single" w:color="808080" w:sz="6" w:space="0"/>
              <w:right w:val="single" w:color="808080" w:sz="6" w:space="0"/>
            </w:tcBorders>
            <w:vAlign w:val="center"/>
          </w:tcPr>
          <w:p w:rsidRPr="00EE659A" w:rsidR="00EE659A" w:rsidP="00EE659A" w:rsidRDefault="00EE659A" w14:paraId="1CE47999" w14:textId="67EFA0E3">
            <w:pPr>
              <w:pStyle w:val="normal-10"/>
              <w:widowControl/>
              <w:spacing w:before="0" w:after="0"/>
              <w:jc w:val="center"/>
              <w:rPr>
                <w:rFonts w:ascii="Times New Roman" w:hAnsi="Times New Roman" w:cs="Times New Roman"/>
                <w:lang w:val="es-EC"/>
              </w:rPr>
            </w:pPr>
            <w:r w:rsidRPr="00EE659A">
              <w:rPr>
                <w:rFonts w:ascii="Times New Roman" w:hAnsi="Times New Roman" w:cs="Times New Roman"/>
                <w:szCs w:val="22"/>
                <w:lang w:val="es-EC"/>
              </w:rPr>
              <w:t>Jaime Burbano de Lara</w:t>
            </w:r>
          </w:p>
        </w:tc>
        <w:tc>
          <w:tcPr>
            <w:tcW w:w="2693" w:type="dxa"/>
            <w:tcBorders>
              <w:top w:val="single" w:color="808080" w:sz="6" w:space="0"/>
              <w:left w:val="single" w:color="808080" w:sz="6" w:space="0"/>
              <w:bottom w:val="single" w:color="808080" w:sz="6" w:space="0"/>
              <w:right w:val="single" w:color="808080" w:sz="6" w:space="0"/>
            </w:tcBorders>
            <w:vAlign w:val="center"/>
          </w:tcPr>
          <w:p w:rsidRPr="00EE659A" w:rsidR="00EE659A" w:rsidP="00EE659A" w:rsidRDefault="00EE659A" w14:paraId="1CE4799A" w14:textId="6EFC18D3">
            <w:pPr>
              <w:pStyle w:val="normal-10"/>
              <w:widowControl/>
              <w:spacing w:before="0" w:after="0"/>
              <w:jc w:val="center"/>
              <w:rPr>
                <w:rFonts w:ascii="Times New Roman" w:hAnsi="Times New Roman" w:cs="Times New Roman"/>
                <w:lang w:val="es-EC"/>
              </w:rPr>
            </w:pPr>
            <w:r w:rsidRPr="00EE659A">
              <w:rPr>
                <w:rFonts w:ascii="Times New Roman" w:hAnsi="Times New Roman" w:cs="Times New Roman"/>
                <w:szCs w:val="22"/>
                <w:lang w:val="es-EC"/>
              </w:rPr>
              <w:t>Mauro López</w:t>
            </w:r>
          </w:p>
        </w:tc>
      </w:tr>
    </w:tbl>
    <w:p w:rsidR="001A5451" w:rsidP="001A5451" w:rsidRDefault="001A5451" w14:paraId="0FE20E37" w14:textId="77777777">
      <w:pPr>
        <w:pStyle w:val="Ttulo1"/>
        <w:spacing w:before="0" w:line="240" w:lineRule="auto"/>
        <w:ind w:left="357"/>
        <w:rPr>
          <w:rFonts w:ascii="Times New Roman" w:hAnsi="Times New Roman"/>
          <w:color w:val="auto"/>
          <w:sz w:val="24"/>
          <w:szCs w:val="24"/>
        </w:rPr>
      </w:pPr>
      <w:bookmarkStart w:name="_Toc153178532" w:id="3"/>
      <w:bookmarkStart w:name="_Toc161737879" w:id="4"/>
    </w:p>
    <w:p w:rsidR="001A5451" w:rsidP="001A5451" w:rsidRDefault="001A5451" w14:paraId="2140AD7F" w14:textId="77777777"/>
    <w:sdt>
      <w:sdtPr>
        <w:rPr>
          <w:rFonts w:ascii="Calibri" w:hAnsi="Calibri" w:eastAsia="Calibri"/>
          <w:b w:val="0"/>
          <w:bCs w:val="0"/>
          <w:color w:val="auto"/>
          <w:sz w:val="22"/>
          <w:szCs w:val="22"/>
          <w:lang w:val="es-EC"/>
        </w:rPr>
        <w:id w:val="1059599841"/>
        <w:docPartObj>
          <w:docPartGallery w:val="Table of Contents"/>
          <w:docPartUnique/>
        </w:docPartObj>
      </w:sdtPr>
      <w:sdtEndPr>
        <w:rPr>
          <w:rFonts w:ascii="Calibri" w:hAnsi="Calibri" w:eastAsia="Calibri"/>
          <w:b w:val="0"/>
          <w:bCs w:val="0"/>
          <w:color w:val="auto"/>
          <w:sz w:val="22"/>
          <w:szCs w:val="22"/>
          <w:lang w:val="es-EC"/>
        </w:rPr>
      </w:sdtEndPr>
      <w:sdtContent>
        <w:p w:rsidR="001A5451" w:rsidP="007A3B9E" w:rsidRDefault="001A5451" w14:paraId="5FC11E87" w14:textId="1D45F352">
          <w:pPr>
            <w:pStyle w:val="TtuloTDC"/>
            <w:spacing w:before="0" w:line="240" w:lineRule="auto"/>
          </w:pPr>
          <w:r>
            <w:t>Contenido</w:t>
          </w:r>
        </w:p>
        <w:p w:rsidR="001A5451" w:rsidP="007A3B9E" w:rsidRDefault="001A5451" w14:paraId="1B34DC11" w14:textId="2493AFF0">
          <w:pPr>
            <w:pStyle w:val="TDC1"/>
            <w:tabs>
              <w:tab w:val="left" w:pos="48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r>
            <w:fldChar w:fldCharType="begin"/>
          </w:r>
          <w:r>
            <w:instrText xml:space="preserve"> TOC \o "1-3" \h \z \u </w:instrText>
          </w:r>
          <w:r>
            <w:fldChar w:fldCharType="separate"/>
          </w:r>
          <w:hyperlink w:history="1" w:anchor="_Toc223509398">
            <w:r w:rsidRPr="00EF36D3">
              <w:rPr>
                <w:rStyle w:val="Hipervnculo"/>
                <w:rFonts w:ascii="Times New Roman" w:hAnsi="Times New Roman"/>
                <w:noProof/>
              </w:rPr>
              <w:t>1.</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INTRODUCCIÓN. -</w:t>
            </w:r>
            <w:r>
              <w:rPr>
                <w:noProof/>
                <w:webHidden/>
              </w:rPr>
              <w:tab/>
            </w:r>
            <w:r>
              <w:rPr>
                <w:noProof/>
                <w:webHidden/>
              </w:rPr>
              <w:fldChar w:fldCharType="begin"/>
            </w:r>
            <w:r>
              <w:rPr>
                <w:noProof/>
                <w:webHidden/>
              </w:rPr>
              <w:instrText xml:space="preserve"> PAGEREF _Toc223509398 \h </w:instrText>
            </w:r>
            <w:r>
              <w:rPr>
                <w:noProof/>
                <w:webHidden/>
              </w:rPr>
            </w:r>
            <w:r>
              <w:rPr>
                <w:noProof/>
                <w:webHidden/>
              </w:rPr>
              <w:fldChar w:fldCharType="separate"/>
            </w:r>
            <w:r>
              <w:rPr>
                <w:noProof/>
                <w:webHidden/>
              </w:rPr>
              <w:t>4</w:t>
            </w:r>
            <w:r>
              <w:rPr>
                <w:noProof/>
                <w:webHidden/>
              </w:rPr>
              <w:fldChar w:fldCharType="end"/>
            </w:r>
          </w:hyperlink>
        </w:p>
        <w:p w:rsidR="001A5451" w:rsidP="007A3B9E" w:rsidRDefault="001A5451" w14:paraId="55EB2A87" w14:textId="08315DAC">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399">
            <w:r w:rsidRPr="00EF36D3">
              <w:rPr>
                <w:rStyle w:val="Hipervnculo"/>
                <w:rFonts w:ascii="Times New Roman" w:hAnsi="Times New Roman"/>
                <w:noProof/>
              </w:rPr>
              <w:t>1.1</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Antecedentes. –</w:t>
            </w:r>
            <w:r>
              <w:rPr>
                <w:noProof/>
                <w:webHidden/>
              </w:rPr>
              <w:tab/>
            </w:r>
            <w:r>
              <w:rPr>
                <w:noProof/>
                <w:webHidden/>
              </w:rPr>
              <w:fldChar w:fldCharType="begin"/>
            </w:r>
            <w:r>
              <w:rPr>
                <w:noProof/>
                <w:webHidden/>
              </w:rPr>
              <w:instrText xml:space="preserve"> PAGEREF _Toc223509399 \h </w:instrText>
            </w:r>
            <w:r>
              <w:rPr>
                <w:noProof/>
                <w:webHidden/>
              </w:rPr>
            </w:r>
            <w:r>
              <w:rPr>
                <w:noProof/>
                <w:webHidden/>
              </w:rPr>
              <w:fldChar w:fldCharType="separate"/>
            </w:r>
            <w:r>
              <w:rPr>
                <w:noProof/>
                <w:webHidden/>
              </w:rPr>
              <w:t>4</w:t>
            </w:r>
            <w:r>
              <w:rPr>
                <w:noProof/>
                <w:webHidden/>
              </w:rPr>
              <w:fldChar w:fldCharType="end"/>
            </w:r>
          </w:hyperlink>
        </w:p>
        <w:p w:rsidR="001A5451" w:rsidP="007A3B9E" w:rsidRDefault="001A5451" w14:paraId="39CB5948" w14:textId="7205639B">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0">
            <w:r w:rsidRPr="00EF36D3">
              <w:rPr>
                <w:rStyle w:val="Hipervnculo"/>
                <w:rFonts w:ascii="Times New Roman" w:hAnsi="Times New Roman"/>
                <w:noProof/>
              </w:rPr>
              <w:t>1.2</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Glosario. –</w:t>
            </w:r>
            <w:r>
              <w:rPr>
                <w:noProof/>
                <w:webHidden/>
              </w:rPr>
              <w:tab/>
            </w:r>
            <w:r>
              <w:rPr>
                <w:noProof/>
                <w:webHidden/>
              </w:rPr>
              <w:fldChar w:fldCharType="begin"/>
            </w:r>
            <w:r>
              <w:rPr>
                <w:noProof/>
                <w:webHidden/>
              </w:rPr>
              <w:instrText xml:space="preserve"> PAGEREF _Toc223509400 \h </w:instrText>
            </w:r>
            <w:r>
              <w:rPr>
                <w:noProof/>
                <w:webHidden/>
              </w:rPr>
            </w:r>
            <w:r>
              <w:rPr>
                <w:noProof/>
                <w:webHidden/>
              </w:rPr>
              <w:fldChar w:fldCharType="separate"/>
            </w:r>
            <w:r>
              <w:rPr>
                <w:noProof/>
                <w:webHidden/>
              </w:rPr>
              <w:t>4</w:t>
            </w:r>
            <w:r>
              <w:rPr>
                <w:noProof/>
                <w:webHidden/>
              </w:rPr>
              <w:fldChar w:fldCharType="end"/>
            </w:r>
          </w:hyperlink>
        </w:p>
        <w:p w:rsidR="001A5451" w:rsidP="007A3B9E" w:rsidRDefault="001A5451" w14:paraId="492CE9A2" w14:textId="3234E2FF">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1">
            <w:r w:rsidRPr="00EF36D3">
              <w:rPr>
                <w:rStyle w:val="Hipervnculo"/>
                <w:rFonts w:ascii="Times New Roman" w:hAnsi="Times New Roman"/>
                <w:noProof/>
              </w:rPr>
              <w:t>1.3</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Alcance. –</w:t>
            </w:r>
            <w:r>
              <w:rPr>
                <w:noProof/>
                <w:webHidden/>
              </w:rPr>
              <w:tab/>
            </w:r>
            <w:r>
              <w:rPr>
                <w:noProof/>
                <w:webHidden/>
              </w:rPr>
              <w:fldChar w:fldCharType="begin"/>
            </w:r>
            <w:r>
              <w:rPr>
                <w:noProof/>
                <w:webHidden/>
              </w:rPr>
              <w:instrText xml:space="preserve"> PAGEREF _Toc223509401 \h </w:instrText>
            </w:r>
            <w:r>
              <w:rPr>
                <w:noProof/>
                <w:webHidden/>
              </w:rPr>
            </w:r>
            <w:r>
              <w:rPr>
                <w:noProof/>
                <w:webHidden/>
              </w:rPr>
              <w:fldChar w:fldCharType="separate"/>
            </w:r>
            <w:r>
              <w:rPr>
                <w:noProof/>
                <w:webHidden/>
              </w:rPr>
              <w:t>4</w:t>
            </w:r>
            <w:r>
              <w:rPr>
                <w:noProof/>
                <w:webHidden/>
              </w:rPr>
              <w:fldChar w:fldCharType="end"/>
            </w:r>
          </w:hyperlink>
        </w:p>
        <w:p w:rsidR="001A5451" w:rsidP="007A3B9E" w:rsidRDefault="001A5451" w14:paraId="5B0BDAD2" w14:textId="252EFEB6">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2">
            <w:r w:rsidRPr="00EF36D3">
              <w:rPr>
                <w:rStyle w:val="Hipervnculo"/>
                <w:rFonts w:ascii="Times New Roman" w:hAnsi="Times New Roman"/>
                <w:noProof/>
              </w:rPr>
              <w:t>1.4</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Definiciones comité Gerencial. –</w:t>
            </w:r>
            <w:r>
              <w:rPr>
                <w:noProof/>
                <w:webHidden/>
              </w:rPr>
              <w:tab/>
            </w:r>
            <w:r>
              <w:rPr>
                <w:noProof/>
                <w:webHidden/>
              </w:rPr>
              <w:fldChar w:fldCharType="begin"/>
            </w:r>
            <w:r>
              <w:rPr>
                <w:noProof/>
                <w:webHidden/>
              </w:rPr>
              <w:instrText xml:space="preserve"> PAGEREF _Toc223509402 \h </w:instrText>
            </w:r>
            <w:r>
              <w:rPr>
                <w:noProof/>
                <w:webHidden/>
              </w:rPr>
            </w:r>
            <w:r>
              <w:rPr>
                <w:noProof/>
                <w:webHidden/>
              </w:rPr>
              <w:fldChar w:fldCharType="separate"/>
            </w:r>
            <w:r>
              <w:rPr>
                <w:noProof/>
                <w:webHidden/>
              </w:rPr>
              <w:t>5</w:t>
            </w:r>
            <w:r>
              <w:rPr>
                <w:noProof/>
                <w:webHidden/>
              </w:rPr>
              <w:fldChar w:fldCharType="end"/>
            </w:r>
          </w:hyperlink>
        </w:p>
        <w:p w:rsidR="001A5451" w:rsidP="007A3B9E" w:rsidRDefault="001A5451" w14:paraId="70D68480" w14:textId="4E71CBB9">
          <w:pPr>
            <w:pStyle w:val="TDC1"/>
            <w:tabs>
              <w:tab w:val="left" w:pos="48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3">
            <w:r w:rsidRPr="00EF36D3">
              <w:rPr>
                <w:rStyle w:val="Hipervnculo"/>
                <w:rFonts w:ascii="Times New Roman" w:hAnsi="Times New Roman"/>
                <w:noProof/>
              </w:rPr>
              <w:t>2.</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FUNCIONALIDAD ACTUAL</w:t>
            </w:r>
            <w:r>
              <w:rPr>
                <w:noProof/>
                <w:webHidden/>
              </w:rPr>
              <w:tab/>
            </w:r>
            <w:r>
              <w:rPr>
                <w:noProof/>
                <w:webHidden/>
              </w:rPr>
              <w:fldChar w:fldCharType="begin"/>
            </w:r>
            <w:r>
              <w:rPr>
                <w:noProof/>
                <w:webHidden/>
              </w:rPr>
              <w:instrText xml:space="preserve"> PAGEREF _Toc223509403 \h </w:instrText>
            </w:r>
            <w:r>
              <w:rPr>
                <w:noProof/>
                <w:webHidden/>
              </w:rPr>
            </w:r>
            <w:r>
              <w:rPr>
                <w:noProof/>
                <w:webHidden/>
              </w:rPr>
              <w:fldChar w:fldCharType="separate"/>
            </w:r>
            <w:r>
              <w:rPr>
                <w:noProof/>
                <w:webHidden/>
              </w:rPr>
              <w:t>6</w:t>
            </w:r>
            <w:r>
              <w:rPr>
                <w:noProof/>
                <w:webHidden/>
              </w:rPr>
              <w:fldChar w:fldCharType="end"/>
            </w:r>
          </w:hyperlink>
        </w:p>
        <w:p w:rsidR="001A5451" w:rsidP="007A3B9E" w:rsidRDefault="001A5451" w14:paraId="70A61703" w14:textId="110E62EB">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4">
            <w:r w:rsidRPr="00EF36D3">
              <w:rPr>
                <w:rStyle w:val="Hipervnculo"/>
                <w:rFonts w:ascii="Times New Roman" w:hAnsi="Times New Roman"/>
                <w:noProof/>
              </w:rPr>
              <w:t>2.1</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Descripción de la Funcionalidad y Procedimiento</w:t>
            </w:r>
            <w:r>
              <w:rPr>
                <w:noProof/>
                <w:webHidden/>
              </w:rPr>
              <w:tab/>
            </w:r>
            <w:r>
              <w:rPr>
                <w:noProof/>
                <w:webHidden/>
              </w:rPr>
              <w:fldChar w:fldCharType="begin"/>
            </w:r>
            <w:r>
              <w:rPr>
                <w:noProof/>
                <w:webHidden/>
              </w:rPr>
              <w:instrText xml:space="preserve"> PAGEREF _Toc223509404 \h </w:instrText>
            </w:r>
            <w:r>
              <w:rPr>
                <w:noProof/>
                <w:webHidden/>
              </w:rPr>
            </w:r>
            <w:r>
              <w:rPr>
                <w:noProof/>
                <w:webHidden/>
              </w:rPr>
              <w:fldChar w:fldCharType="separate"/>
            </w:r>
            <w:r>
              <w:rPr>
                <w:noProof/>
                <w:webHidden/>
              </w:rPr>
              <w:t>6</w:t>
            </w:r>
            <w:r>
              <w:rPr>
                <w:noProof/>
                <w:webHidden/>
              </w:rPr>
              <w:fldChar w:fldCharType="end"/>
            </w:r>
          </w:hyperlink>
        </w:p>
        <w:p w:rsidR="001A5451" w:rsidP="007A3B9E" w:rsidRDefault="001A5451" w14:paraId="2ECDB950" w14:textId="39E1FFE6">
          <w:pPr>
            <w:pStyle w:val="TDC1"/>
            <w:tabs>
              <w:tab w:val="left" w:pos="48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5">
            <w:r w:rsidRPr="00EF36D3">
              <w:rPr>
                <w:rStyle w:val="Hipervnculo"/>
                <w:rFonts w:ascii="Times New Roman" w:hAnsi="Times New Roman"/>
                <w:noProof/>
              </w:rPr>
              <w:t>3.</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FUNCIONALIDAD REQUERIDA</w:t>
            </w:r>
            <w:r>
              <w:rPr>
                <w:noProof/>
                <w:webHidden/>
              </w:rPr>
              <w:tab/>
            </w:r>
            <w:r>
              <w:rPr>
                <w:noProof/>
                <w:webHidden/>
              </w:rPr>
              <w:fldChar w:fldCharType="begin"/>
            </w:r>
            <w:r>
              <w:rPr>
                <w:noProof/>
                <w:webHidden/>
              </w:rPr>
              <w:instrText xml:space="preserve"> PAGEREF _Toc223509405 \h </w:instrText>
            </w:r>
            <w:r>
              <w:rPr>
                <w:noProof/>
                <w:webHidden/>
              </w:rPr>
            </w:r>
            <w:r>
              <w:rPr>
                <w:noProof/>
                <w:webHidden/>
              </w:rPr>
              <w:fldChar w:fldCharType="separate"/>
            </w:r>
            <w:r>
              <w:rPr>
                <w:noProof/>
                <w:webHidden/>
              </w:rPr>
              <w:t>6</w:t>
            </w:r>
            <w:r>
              <w:rPr>
                <w:noProof/>
                <w:webHidden/>
              </w:rPr>
              <w:fldChar w:fldCharType="end"/>
            </w:r>
          </w:hyperlink>
        </w:p>
        <w:p w:rsidR="001A5451" w:rsidP="007A3B9E" w:rsidRDefault="001A5451" w14:paraId="254B0935" w14:textId="0F0F0C78">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6">
            <w:r w:rsidRPr="00EF36D3">
              <w:rPr>
                <w:rStyle w:val="Hipervnculo"/>
                <w:rFonts w:ascii="Times New Roman" w:hAnsi="Times New Roman"/>
                <w:noProof/>
              </w:rPr>
              <w:t>3.1</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Descripción de la Funcionalidad y Procedimiento Propuesto</w:t>
            </w:r>
            <w:r>
              <w:rPr>
                <w:noProof/>
                <w:webHidden/>
              </w:rPr>
              <w:tab/>
            </w:r>
            <w:r>
              <w:rPr>
                <w:noProof/>
                <w:webHidden/>
              </w:rPr>
              <w:fldChar w:fldCharType="begin"/>
            </w:r>
            <w:r>
              <w:rPr>
                <w:noProof/>
                <w:webHidden/>
              </w:rPr>
              <w:instrText xml:space="preserve"> PAGEREF _Toc223509406 \h </w:instrText>
            </w:r>
            <w:r>
              <w:rPr>
                <w:noProof/>
                <w:webHidden/>
              </w:rPr>
            </w:r>
            <w:r>
              <w:rPr>
                <w:noProof/>
                <w:webHidden/>
              </w:rPr>
              <w:fldChar w:fldCharType="separate"/>
            </w:r>
            <w:r>
              <w:rPr>
                <w:noProof/>
                <w:webHidden/>
              </w:rPr>
              <w:t>6</w:t>
            </w:r>
            <w:r>
              <w:rPr>
                <w:noProof/>
                <w:webHidden/>
              </w:rPr>
              <w:fldChar w:fldCharType="end"/>
            </w:r>
          </w:hyperlink>
        </w:p>
        <w:p w:rsidR="001A5451" w:rsidP="007A3B9E" w:rsidRDefault="001A5451" w14:paraId="4AACF33F" w14:textId="6676BC3A">
          <w:pPr>
            <w:pStyle w:val="TDC2"/>
            <w:tabs>
              <w:tab w:val="left" w:pos="96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7">
            <w:r w:rsidRPr="00EF36D3">
              <w:rPr>
                <w:rStyle w:val="Hipervnculo"/>
                <w:rFonts w:ascii="Times New Roman" w:hAnsi="Times New Roman"/>
                <w:noProof/>
              </w:rPr>
              <w:t>3.2</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Historias de Usuario (HU)</w:t>
            </w:r>
            <w:r>
              <w:rPr>
                <w:noProof/>
                <w:webHidden/>
              </w:rPr>
              <w:tab/>
            </w:r>
            <w:r>
              <w:rPr>
                <w:noProof/>
                <w:webHidden/>
              </w:rPr>
              <w:fldChar w:fldCharType="begin"/>
            </w:r>
            <w:r>
              <w:rPr>
                <w:noProof/>
                <w:webHidden/>
              </w:rPr>
              <w:instrText xml:space="preserve"> PAGEREF _Toc223509407 \h </w:instrText>
            </w:r>
            <w:r>
              <w:rPr>
                <w:noProof/>
                <w:webHidden/>
              </w:rPr>
            </w:r>
            <w:r>
              <w:rPr>
                <w:noProof/>
                <w:webHidden/>
              </w:rPr>
              <w:fldChar w:fldCharType="separate"/>
            </w:r>
            <w:r>
              <w:rPr>
                <w:noProof/>
                <w:webHidden/>
              </w:rPr>
              <w:t>8</w:t>
            </w:r>
            <w:r>
              <w:rPr>
                <w:noProof/>
                <w:webHidden/>
              </w:rPr>
              <w:fldChar w:fldCharType="end"/>
            </w:r>
          </w:hyperlink>
        </w:p>
        <w:p w:rsidR="001A5451" w:rsidP="007A3B9E" w:rsidRDefault="001A5451" w14:paraId="67FC8C2E" w14:textId="05986DE8">
          <w:pPr>
            <w:pStyle w:val="TDC2"/>
            <w:tabs>
              <w:tab w:val="left" w:pos="720"/>
              <w:tab w:val="right" w:leader="dot" w:pos="8828"/>
            </w:tabs>
            <w:spacing w:after="0" w:line="240" w:lineRule="auto"/>
            <w:rPr>
              <w:rFonts w:asciiTheme="minorHAnsi" w:hAnsiTheme="minorHAnsi" w:eastAsiaTheme="minorEastAsia" w:cstheme="minorBidi"/>
              <w:noProof/>
              <w:kern w:val="2"/>
              <w:sz w:val="24"/>
              <w:szCs w:val="24"/>
              <w:lang w:eastAsia="es-EC"/>
              <w14:ligatures w14:val="standardContextual"/>
            </w:rPr>
          </w:pPr>
          <w:hyperlink w:history="1" w:anchor="_Toc223509408">
            <w:r w:rsidRPr="00EF36D3">
              <w:rPr>
                <w:rStyle w:val="Hipervnculo"/>
                <w:rFonts w:ascii="Times New Roman" w:hAnsi="Times New Roman"/>
                <w:noProof/>
              </w:rPr>
              <w:t>4.</w:t>
            </w:r>
            <w:r>
              <w:rPr>
                <w:rFonts w:asciiTheme="minorHAnsi" w:hAnsiTheme="minorHAnsi" w:eastAsiaTheme="minorEastAsia" w:cstheme="minorBidi"/>
                <w:noProof/>
                <w:kern w:val="2"/>
                <w:sz w:val="24"/>
                <w:szCs w:val="24"/>
                <w:lang w:eastAsia="es-EC"/>
                <w14:ligatures w14:val="standardContextual"/>
              </w:rPr>
              <w:tab/>
            </w:r>
            <w:r w:rsidRPr="00EF36D3">
              <w:rPr>
                <w:rStyle w:val="Hipervnculo"/>
                <w:rFonts w:ascii="Times New Roman" w:hAnsi="Times New Roman"/>
                <w:noProof/>
              </w:rPr>
              <w:t>ANEXOS. –</w:t>
            </w:r>
            <w:r>
              <w:rPr>
                <w:noProof/>
                <w:webHidden/>
              </w:rPr>
              <w:tab/>
            </w:r>
            <w:r>
              <w:rPr>
                <w:noProof/>
                <w:webHidden/>
              </w:rPr>
              <w:fldChar w:fldCharType="begin"/>
            </w:r>
            <w:r>
              <w:rPr>
                <w:noProof/>
                <w:webHidden/>
              </w:rPr>
              <w:instrText xml:space="preserve"> PAGEREF _Toc223509408 \h </w:instrText>
            </w:r>
            <w:r>
              <w:rPr>
                <w:noProof/>
                <w:webHidden/>
              </w:rPr>
            </w:r>
            <w:r>
              <w:rPr>
                <w:noProof/>
                <w:webHidden/>
              </w:rPr>
              <w:fldChar w:fldCharType="separate"/>
            </w:r>
            <w:r>
              <w:rPr>
                <w:noProof/>
                <w:webHidden/>
              </w:rPr>
              <w:t>53</w:t>
            </w:r>
            <w:r>
              <w:rPr>
                <w:noProof/>
                <w:webHidden/>
              </w:rPr>
              <w:fldChar w:fldCharType="end"/>
            </w:r>
          </w:hyperlink>
        </w:p>
        <w:p w:rsidR="001A5451" w:rsidP="007A3B9E" w:rsidRDefault="001A5451" w14:paraId="0EBD1722" w14:textId="5E9AA7D0">
          <w:pPr>
            <w:spacing w:after="0" w:line="240" w:lineRule="auto"/>
          </w:pPr>
          <w:r>
            <w:rPr>
              <w:b/>
              <w:bCs/>
              <w:lang w:val="es-ES"/>
            </w:rPr>
            <w:fldChar w:fldCharType="end"/>
          </w:r>
        </w:p>
      </w:sdtContent>
    </w:sdt>
    <w:p w:rsidRPr="001A5451" w:rsidR="001A5451" w:rsidP="001A5451" w:rsidRDefault="001A5451" w14:paraId="1C861ED6" w14:textId="77777777"/>
    <w:p w:rsidRPr="00EA44FF" w:rsidR="00701FBD" w:rsidP="005B6422" w:rsidRDefault="007E5F46" w14:paraId="1CE4799C" w14:textId="395869DD">
      <w:pPr>
        <w:pStyle w:val="Ttulo1"/>
        <w:numPr>
          <w:ilvl w:val="0"/>
          <w:numId w:val="1"/>
        </w:numPr>
        <w:spacing w:before="0" w:line="240" w:lineRule="auto"/>
        <w:ind w:left="357" w:hanging="357"/>
        <w:rPr>
          <w:rFonts w:ascii="Times New Roman" w:hAnsi="Times New Roman"/>
          <w:color w:val="auto"/>
          <w:sz w:val="24"/>
          <w:szCs w:val="24"/>
        </w:rPr>
      </w:pPr>
      <w:r w:rsidRPr="001A5451">
        <w:br w:type="page"/>
      </w:r>
      <w:bookmarkStart w:name="_Toc223509398" w:id="5"/>
      <w:bookmarkStart w:name="_Toc295217455" w:id="6"/>
      <w:bookmarkEnd w:id="3"/>
      <w:bookmarkEnd w:id="4"/>
      <w:r w:rsidRPr="00EA44FF" w:rsidR="00B312F2">
        <w:rPr>
          <w:rFonts w:ascii="Times New Roman" w:hAnsi="Times New Roman"/>
          <w:color w:val="auto"/>
          <w:sz w:val="24"/>
          <w:szCs w:val="24"/>
        </w:rPr>
        <w:t>INTRODUCCIÓN. -</w:t>
      </w:r>
      <w:bookmarkEnd w:id="5"/>
    </w:p>
    <w:p w:rsidRPr="00EA44FF" w:rsidR="00240A30" w:rsidP="005B6422" w:rsidRDefault="00240A30" w14:paraId="110046A3" w14:textId="4D3B67D9">
      <w:pPr>
        <w:pStyle w:val="Ttulo2"/>
        <w:numPr>
          <w:ilvl w:val="1"/>
          <w:numId w:val="1"/>
        </w:numPr>
        <w:spacing w:before="0" w:line="240" w:lineRule="auto"/>
        <w:ind w:left="405"/>
        <w:rPr>
          <w:rFonts w:ascii="Times New Roman" w:hAnsi="Times New Roman"/>
          <w:color w:val="auto"/>
          <w:sz w:val="24"/>
          <w:szCs w:val="24"/>
        </w:rPr>
      </w:pPr>
      <w:bookmarkStart w:name="_Toc223509399" w:id="7"/>
      <w:bookmarkEnd w:id="6"/>
      <w:r w:rsidRPr="00EA44FF">
        <w:rPr>
          <w:rFonts w:ascii="Times New Roman" w:hAnsi="Times New Roman"/>
          <w:color w:val="auto"/>
          <w:sz w:val="24"/>
          <w:szCs w:val="24"/>
        </w:rPr>
        <w:t xml:space="preserve">Antecedentes. </w:t>
      </w:r>
      <w:r w:rsidRPr="00EA44FF" w:rsidR="00676A6F">
        <w:rPr>
          <w:rFonts w:ascii="Times New Roman" w:hAnsi="Times New Roman"/>
          <w:color w:val="auto"/>
          <w:sz w:val="24"/>
          <w:szCs w:val="24"/>
        </w:rPr>
        <w:t>–</w:t>
      </w:r>
      <w:bookmarkEnd w:id="7"/>
    </w:p>
    <w:p w:rsidR="00240A30" w:rsidP="00514B8E" w:rsidRDefault="00240A30" w14:paraId="00D7F3F2" w14:textId="08E1FA5D"/>
    <w:p w:rsidR="00514B8E" w:rsidP="00514B8E" w:rsidRDefault="00514B8E" w14:paraId="244B2429" w14:textId="571E473A">
      <w:pPr>
        <w:spacing w:after="0" w:line="360" w:lineRule="auto"/>
        <w:jc w:val="both"/>
        <w:rPr>
          <w:rFonts w:ascii="Times New Roman" w:hAnsi="Times New Roman"/>
        </w:rPr>
      </w:pPr>
      <w:r w:rsidRPr="00514B8E">
        <w:rPr>
          <w:rFonts w:ascii="Times New Roman" w:hAnsi="Times New Roman"/>
        </w:rPr>
        <w:t xml:space="preserve">SG Consulting Group cuenta actualmente con un </w:t>
      </w:r>
      <w:r w:rsidR="0028483D">
        <w:rPr>
          <w:rFonts w:ascii="Times New Roman" w:hAnsi="Times New Roman"/>
        </w:rPr>
        <w:t>P</w:t>
      </w:r>
      <w:r w:rsidRPr="00514B8E">
        <w:rPr>
          <w:rFonts w:ascii="Times New Roman" w:hAnsi="Times New Roman"/>
        </w:rPr>
        <w:t xml:space="preserve">ortal </w:t>
      </w:r>
      <w:r w:rsidR="0028483D">
        <w:rPr>
          <w:rFonts w:ascii="Times New Roman" w:hAnsi="Times New Roman"/>
        </w:rPr>
        <w:t>W</w:t>
      </w:r>
      <w:r w:rsidRPr="00514B8E">
        <w:rPr>
          <w:rFonts w:ascii="Times New Roman" w:hAnsi="Times New Roman"/>
        </w:rPr>
        <w:t xml:space="preserve">eb y una App </w:t>
      </w:r>
      <w:r w:rsidR="0028483D">
        <w:rPr>
          <w:rFonts w:ascii="Times New Roman" w:hAnsi="Times New Roman"/>
        </w:rPr>
        <w:t>M</w:t>
      </w:r>
      <w:r w:rsidRPr="00514B8E">
        <w:rPr>
          <w:rFonts w:ascii="Times New Roman" w:hAnsi="Times New Roman"/>
        </w:rPr>
        <w:t>óvil en su versión inicial (temporal), orientados principalmente a la consulta informativa de operaciones e inversiones.</w:t>
      </w:r>
    </w:p>
    <w:p w:rsidRPr="00514B8E" w:rsidR="00514B8E" w:rsidP="00514B8E" w:rsidRDefault="00514B8E" w14:paraId="198E0104" w14:textId="77777777">
      <w:pPr>
        <w:spacing w:after="0" w:line="360" w:lineRule="auto"/>
        <w:jc w:val="both"/>
        <w:rPr>
          <w:rFonts w:ascii="Times New Roman" w:hAnsi="Times New Roman"/>
        </w:rPr>
      </w:pPr>
    </w:p>
    <w:p w:rsidR="00514B8E" w:rsidP="00514B8E" w:rsidRDefault="00514B8E" w14:paraId="71B6FFED" w14:textId="77777777">
      <w:pPr>
        <w:spacing w:after="0" w:line="360" w:lineRule="auto"/>
        <w:jc w:val="both"/>
        <w:rPr>
          <w:rFonts w:ascii="Times New Roman" w:hAnsi="Times New Roman"/>
        </w:rPr>
      </w:pPr>
      <w:r w:rsidRPr="00514B8E">
        <w:rPr>
          <w:rFonts w:ascii="Times New Roman" w:hAnsi="Times New Roman"/>
        </w:rPr>
        <w:t>Se identifica la necesidad de evolucionar el ecosistema digital hacia funcionalidades que mejoren la experiencia del usuario, incrementen el valor percibido y fortalezcan el canal móvil como punto de contacto estratégico.</w:t>
      </w:r>
    </w:p>
    <w:p w:rsidRPr="00514B8E" w:rsidR="00514B8E" w:rsidP="00514B8E" w:rsidRDefault="00514B8E" w14:paraId="0EB6DF11" w14:textId="77777777">
      <w:pPr>
        <w:spacing w:after="0" w:line="360" w:lineRule="auto"/>
        <w:jc w:val="both"/>
        <w:rPr>
          <w:rFonts w:ascii="Times New Roman" w:hAnsi="Times New Roman"/>
        </w:rPr>
      </w:pPr>
    </w:p>
    <w:p w:rsidRPr="00514B8E" w:rsidR="00514B8E" w:rsidP="00514B8E" w:rsidRDefault="00514B8E" w14:paraId="1485086F" w14:textId="77777777">
      <w:pPr>
        <w:spacing w:after="0" w:line="360" w:lineRule="auto"/>
        <w:jc w:val="both"/>
        <w:rPr>
          <w:rFonts w:ascii="Times New Roman" w:hAnsi="Times New Roman"/>
        </w:rPr>
      </w:pPr>
      <w:r w:rsidRPr="00514B8E">
        <w:rPr>
          <w:rFonts w:ascii="Times New Roman" w:hAnsi="Times New Roman"/>
        </w:rPr>
        <w:t>En este contexto, se plantea una siguiente versión de la App de SG, que incorpore un módulo de perfilamiento financiero previo, permitiendo recopilar información estructurada del usuario, analizarla mediante un modelo de ponderación, categorización y generar recomendaciones de productos financieros acordes al perfil identificado, como insumo para procesos de asesoría financiera.</w:t>
      </w:r>
    </w:p>
    <w:p w:rsidRPr="00514B8E" w:rsidR="00514B8E" w:rsidP="00514B8E" w:rsidRDefault="00514B8E" w14:paraId="25E1CB3B" w14:textId="77777777"/>
    <w:p w:rsidRPr="00EA44FF" w:rsidR="00633AA8" w:rsidP="005B6422" w:rsidRDefault="00240A30" w14:paraId="3AE0D389" w14:textId="6FA4A3DD">
      <w:pPr>
        <w:pStyle w:val="Ttulo2"/>
        <w:numPr>
          <w:ilvl w:val="1"/>
          <w:numId w:val="1"/>
        </w:numPr>
        <w:spacing w:before="0" w:line="240" w:lineRule="auto"/>
        <w:ind w:left="405"/>
        <w:rPr>
          <w:rFonts w:ascii="Times New Roman" w:hAnsi="Times New Roman"/>
          <w:color w:val="auto"/>
          <w:sz w:val="24"/>
          <w:szCs w:val="24"/>
        </w:rPr>
      </w:pPr>
      <w:bookmarkStart w:name="_Toc223509400" w:id="8"/>
      <w:r w:rsidRPr="457AEDA3">
        <w:rPr>
          <w:rFonts w:ascii="Times New Roman" w:hAnsi="Times New Roman"/>
          <w:color w:val="auto"/>
          <w:sz w:val="24"/>
          <w:szCs w:val="24"/>
        </w:rPr>
        <w:t xml:space="preserve">Glosario. </w:t>
      </w:r>
      <w:r w:rsidRPr="457AEDA3" w:rsidR="008D4042">
        <w:rPr>
          <w:rFonts w:ascii="Times New Roman" w:hAnsi="Times New Roman"/>
          <w:color w:val="auto"/>
          <w:sz w:val="24"/>
          <w:szCs w:val="24"/>
        </w:rPr>
        <w:t>–</w:t>
      </w:r>
      <w:bookmarkEnd w:id="8"/>
    </w:p>
    <w:p w:rsidR="0065364E" w:rsidP="457AEDA3" w:rsidRDefault="0065364E" w14:paraId="1CE479A9" w14:textId="77777777">
      <w:pPr>
        <w:pStyle w:val="Ttulo2"/>
        <w:spacing w:before="0" w:line="240" w:lineRule="auto"/>
        <w:rPr>
          <w:rFonts w:ascii="Times New Roman" w:hAnsi="Times New Roman"/>
          <w:color w:val="auto"/>
          <w:sz w:val="24"/>
          <w:szCs w:val="24"/>
        </w:rPr>
      </w:pPr>
    </w:p>
    <w:p w:rsidRPr="00E132FD" w:rsidR="00E132FD" w:rsidP="005B6422" w:rsidRDefault="00E132FD" w14:paraId="4940F9D0" w14:textId="77777777">
      <w:pPr>
        <w:pStyle w:val="Prrafodelista"/>
        <w:numPr>
          <w:ilvl w:val="0"/>
          <w:numId w:val="2"/>
        </w:numPr>
        <w:spacing w:after="0" w:line="360" w:lineRule="auto"/>
        <w:ind w:left="714" w:hanging="357"/>
        <w:jc w:val="both"/>
        <w:rPr>
          <w:rFonts w:ascii="Times New Roman" w:hAnsi="Times New Roman"/>
        </w:rPr>
      </w:pPr>
      <w:r w:rsidRPr="00E132FD">
        <w:rPr>
          <w:rFonts w:ascii="Times New Roman" w:hAnsi="Times New Roman"/>
          <w:b/>
          <w:bCs/>
        </w:rPr>
        <w:t>Asesoría financiera</w:t>
      </w:r>
      <w:r w:rsidRPr="00E132FD">
        <w:rPr>
          <w:rFonts w:ascii="Times New Roman" w:hAnsi="Times New Roman"/>
        </w:rPr>
        <w:t>: Orientación no vinculante basada en el perfilamiento y la información disponible del usuario.</w:t>
      </w:r>
    </w:p>
    <w:p w:rsidRPr="00E132FD" w:rsidR="00E132FD" w:rsidP="005B6422" w:rsidRDefault="00E132FD" w14:paraId="1B8E81AA" w14:textId="77777777">
      <w:pPr>
        <w:pStyle w:val="Prrafodelista"/>
        <w:numPr>
          <w:ilvl w:val="0"/>
          <w:numId w:val="2"/>
        </w:numPr>
        <w:spacing w:after="0" w:line="360" w:lineRule="auto"/>
        <w:ind w:left="714" w:hanging="357"/>
        <w:jc w:val="both"/>
        <w:rPr>
          <w:rFonts w:ascii="Times New Roman" w:hAnsi="Times New Roman"/>
        </w:rPr>
      </w:pPr>
      <w:r w:rsidRPr="00E132FD">
        <w:rPr>
          <w:rFonts w:ascii="Times New Roman" w:hAnsi="Times New Roman"/>
          <w:b/>
          <w:bCs/>
        </w:rPr>
        <w:t>Categoría de preguntas</w:t>
      </w:r>
      <w:r w:rsidRPr="00E132FD">
        <w:rPr>
          <w:rFonts w:ascii="Times New Roman" w:hAnsi="Times New Roman"/>
        </w:rPr>
        <w:t>: Agrupación lógica de preguntas según su finalidad (Filtro inicial, dimensión conocimiento, dimensión riesgo, dimensión horizonte, si aplica desempate).</w:t>
      </w:r>
    </w:p>
    <w:p w:rsidRPr="00E132FD" w:rsidR="00431E98" w:rsidP="005B6422" w:rsidRDefault="00431E98" w14:paraId="107B5D11" w14:textId="77777777">
      <w:pPr>
        <w:pStyle w:val="Prrafodelista"/>
        <w:numPr>
          <w:ilvl w:val="0"/>
          <w:numId w:val="2"/>
        </w:numPr>
        <w:spacing w:after="0" w:line="360" w:lineRule="auto"/>
        <w:ind w:left="714" w:hanging="357"/>
        <w:jc w:val="both"/>
        <w:rPr>
          <w:rFonts w:ascii="Times New Roman" w:hAnsi="Times New Roman"/>
        </w:rPr>
      </w:pPr>
      <w:r w:rsidRPr="00E132FD">
        <w:rPr>
          <w:rFonts w:ascii="Times New Roman" w:hAnsi="Times New Roman"/>
          <w:b/>
          <w:bCs/>
        </w:rPr>
        <w:t>Perfil</w:t>
      </w:r>
      <w:r w:rsidRPr="00E132FD">
        <w:rPr>
          <w:rFonts w:ascii="Times New Roman" w:hAnsi="Times New Roman"/>
        </w:rPr>
        <w:t>: Resultado del análisis ponderado que clasifica al usuario en un segmento predefinido.</w:t>
      </w:r>
    </w:p>
    <w:p w:rsidRPr="00E132FD" w:rsidR="00E132FD" w:rsidP="005B6422" w:rsidRDefault="00E132FD" w14:paraId="2B333091" w14:textId="77777777">
      <w:pPr>
        <w:pStyle w:val="Prrafodelista"/>
        <w:numPr>
          <w:ilvl w:val="0"/>
          <w:numId w:val="2"/>
        </w:numPr>
        <w:spacing w:after="0" w:line="360" w:lineRule="auto"/>
        <w:ind w:left="714" w:hanging="357"/>
        <w:jc w:val="both"/>
        <w:rPr>
          <w:rFonts w:ascii="Times New Roman" w:hAnsi="Times New Roman"/>
        </w:rPr>
      </w:pPr>
      <w:r w:rsidRPr="00E132FD">
        <w:rPr>
          <w:rFonts w:ascii="Times New Roman" w:hAnsi="Times New Roman"/>
          <w:b/>
          <w:bCs/>
        </w:rPr>
        <w:t>Perfilamiento</w:t>
      </w:r>
      <w:r w:rsidRPr="00E132FD">
        <w:rPr>
          <w:rFonts w:ascii="Times New Roman" w:hAnsi="Times New Roman"/>
        </w:rPr>
        <w:t>: Proceso de evaluación del usuario mediante preguntas estructuradas que permiten identificar su nivel de riesgo, objetivos, horizonte de inversión y preferencias financieras.</w:t>
      </w:r>
    </w:p>
    <w:p w:rsidRPr="00E132FD" w:rsidR="00E132FD" w:rsidP="005B6422" w:rsidRDefault="00E132FD" w14:paraId="1D96D5A5" w14:textId="77777777">
      <w:pPr>
        <w:pStyle w:val="Prrafodelista"/>
        <w:numPr>
          <w:ilvl w:val="0"/>
          <w:numId w:val="2"/>
        </w:numPr>
        <w:spacing w:after="0" w:line="360" w:lineRule="auto"/>
        <w:ind w:left="714" w:hanging="357"/>
        <w:jc w:val="both"/>
        <w:rPr>
          <w:rFonts w:ascii="Times New Roman" w:hAnsi="Times New Roman"/>
        </w:rPr>
      </w:pPr>
      <w:r w:rsidRPr="00E132FD">
        <w:rPr>
          <w:rFonts w:ascii="Times New Roman" w:hAnsi="Times New Roman"/>
          <w:b/>
          <w:bCs/>
        </w:rPr>
        <w:t>Ponderación</w:t>
      </w:r>
      <w:r w:rsidRPr="00E132FD">
        <w:rPr>
          <w:rFonts w:ascii="Times New Roman" w:hAnsi="Times New Roman"/>
        </w:rPr>
        <w:t>: Valor numérico asignado a cada respuesta para el cálculo del perfil final.</w:t>
      </w:r>
    </w:p>
    <w:p w:rsidRPr="0076405F" w:rsidR="0076405F" w:rsidP="0076405F" w:rsidRDefault="0076405F" w14:paraId="66963B99" w14:textId="77777777"/>
    <w:p w:rsidRPr="00EA44FF" w:rsidR="0065364E" w:rsidP="005B6422" w:rsidRDefault="00240A30" w14:paraId="1CE479AC" w14:textId="3F536297">
      <w:pPr>
        <w:pStyle w:val="Ttulo2"/>
        <w:numPr>
          <w:ilvl w:val="1"/>
          <w:numId w:val="1"/>
        </w:numPr>
        <w:spacing w:before="0" w:line="240" w:lineRule="auto"/>
        <w:ind w:left="405"/>
        <w:rPr>
          <w:rFonts w:ascii="Times New Roman" w:hAnsi="Times New Roman"/>
          <w:color w:val="auto"/>
          <w:sz w:val="24"/>
          <w:szCs w:val="24"/>
        </w:rPr>
      </w:pPr>
      <w:bookmarkStart w:name="_Toc223509401" w:id="9"/>
      <w:r w:rsidRPr="457AEDA3">
        <w:rPr>
          <w:rFonts w:ascii="Times New Roman" w:hAnsi="Times New Roman"/>
          <w:color w:val="auto"/>
          <w:sz w:val="24"/>
          <w:szCs w:val="24"/>
        </w:rPr>
        <w:t xml:space="preserve">Alcance. </w:t>
      </w:r>
      <w:r w:rsidRPr="457AEDA3" w:rsidR="009D0661">
        <w:rPr>
          <w:rFonts w:ascii="Times New Roman" w:hAnsi="Times New Roman"/>
          <w:color w:val="auto"/>
          <w:sz w:val="24"/>
          <w:szCs w:val="24"/>
        </w:rPr>
        <w:t>–</w:t>
      </w:r>
      <w:bookmarkEnd w:id="9"/>
      <w:r w:rsidRPr="457AEDA3" w:rsidR="0065364E">
        <w:rPr>
          <w:rFonts w:ascii="Times New Roman" w:hAnsi="Times New Roman"/>
          <w:color w:val="auto"/>
          <w:sz w:val="24"/>
          <w:szCs w:val="24"/>
        </w:rPr>
        <w:t xml:space="preserve"> </w:t>
      </w:r>
    </w:p>
    <w:p w:rsidR="0011205D" w:rsidP="0011205D" w:rsidRDefault="0011205D" w14:paraId="1CE479AD" w14:textId="77777777">
      <w:pPr>
        <w:spacing w:after="0"/>
        <w:rPr>
          <w:rFonts w:ascii="Times New Roman" w:hAnsi="Times New Roman"/>
          <w:sz w:val="24"/>
          <w:szCs w:val="24"/>
        </w:rPr>
      </w:pPr>
    </w:p>
    <w:p w:rsidRPr="001B055E" w:rsidR="001B055E" w:rsidP="005F475A" w:rsidRDefault="001B055E" w14:paraId="52122A5E" w14:textId="77777777">
      <w:pPr>
        <w:spacing w:after="0" w:line="360" w:lineRule="auto"/>
        <w:jc w:val="both"/>
        <w:rPr>
          <w:rFonts w:ascii="Times New Roman" w:hAnsi="Times New Roman"/>
        </w:rPr>
      </w:pPr>
      <w:r w:rsidRPr="001B055E">
        <w:rPr>
          <w:rFonts w:ascii="Times New Roman" w:hAnsi="Times New Roman"/>
        </w:rPr>
        <w:t>El alcance de esta ampliación funcional incluye:</w:t>
      </w:r>
    </w:p>
    <w:p w:rsidRPr="001B055E" w:rsidR="001B055E" w:rsidP="005B6422" w:rsidRDefault="001B055E" w14:paraId="1DF04625" w14:textId="77777777">
      <w:pPr>
        <w:pStyle w:val="Prrafodelista"/>
        <w:numPr>
          <w:ilvl w:val="0"/>
          <w:numId w:val="3"/>
        </w:numPr>
        <w:spacing w:after="0" w:line="360" w:lineRule="auto"/>
        <w:jc w:val="both"/>
        <w:rPr>
          <w:rFonts w:ascii="Times New Roman" w:hAnsi="Times New Roman"/>
        </w:rPr>
      </w:pPr>
      <w:r w:rsidRPr="001B055E">
        <w:rPr>
          <w:rFonts w:ascii="Times New Roman" w:hAnsi="Times New Roman"/>
        </w:rPr>
        <w:t xml:space="preserve">Diseño e implementación de un módulo de perfilamiento financiero dentro de la App de SG móvil (iOS y Android) / </w:t>
      </w:r>
      <w:r w:rsidRPr="00D0770C">
        <w:rPr>
          <w:rFonts w:ascii="Times New Roman" w:hAnsi="Times New Roman"/>
        </w:rPr>
        <w:t>Réplica en el portal web de SG.</w:t>
      </w:r>
    </w:p>
    <w:p w:rsidRPr="001B055E" w:rsidR="001B055E" w:rsidP="005B6422" w:rsidRDefault="001B055E" w14:paraId="25BFC5CC" w14:textId="5C68A8A2">
      <w:pPr>
        <w:pStyle w:val="Prrafodelista"/>
        <w:numPr>
          <w:ilvl w:val="0"/>
          <w:numId w:val="3"/>
        </w:numPr>
        <w:spacing w:after="0" w:line="360" w:lineRule="auto"/>
        <w:jc w:val="both"/>
        <w:rPr>
          <w:rFonts w:ascii="Times New Roman" w:hAnsi="Times New Roman"/>
        </w:rPr>
      </w:pPr>
      <w:r w:rsidRPr="001B055E">
        <w:rPr>
          <w:rFonts w:ascii="Times New Roman" w:hAnsi="Times New Roman"/>
        </w:rPr>
        <w:t>Definición de un cuestionario estructurado, con categorización de preguntas y ponderación de respuestas.</w:t>
      </w:r>
      <w:r w:rsidR="00F32CC9">
        <w:rPr>
          <w:rFonts w:ascii="Times New Roman" w:hAnsi="Times New Roman"/>
        </w:rPr>
        <w:t xml:space="preserve"> (ANEXO 1)</w:t>
      </w:r>
    </w:p>
    <w:p w:rsidRPr="001B055E" w:rsidR="001B055E" w:rsidP="005B6422" w:rsidRDefault="001B055E" w14:paraId="4913DA1B" w14:textId="6FB574E9">
      <w:pPr>
        <w:pStyle w:val="Prrafodelista"/>
        <w:numPr>
          <w:ilvl w:val="0"/>
          <w:numId w:val="3"/>
        </w:numPr>
        <w:spacing w:after="0" w:line="360" w:lineRule="auto"/>
        <w:jc w:val="both"/>
        <w:rPr>
          <w:rFonts w:ascii="Times New Roman" w:hAnsi="Times New Roman"/>
        </w:rPr>
      </w:pPr>
      <w:r w:rsidRPr="001B055E">
        <w:rPr>
          <w:rFonts w:ascii="Times New Roman" w:hAnsi="Times New Roman"/>
        </w:rPr>
        <w:t>Cálculo automático de un perfil financiero del usuario, en base a reglas de negocio predefinidas.</w:t>
      </w:r>
    </w:p>
    <w:p w:rsidR="001B055E" w:rsidDel="00353244" w:rsidP="698AC810" w:rsidRDefault="001B055E" w14:paraId="19A32417" w14:textId="7F88C28E">
      <w:pPr>
        <w:pStyle w:val="Prrafodelista"/>
        <w:numPr>
          <w:ilvl w:val="0"/>
          <w:numId w:val="3"/>
        </w:numPr>
        <w:spacing w:after="0" w:line="360" w:lineRule="auto"/>
        <w:jc w:val="both"/>
        <w:rPr>
          <w:del w:author="Jaime Burbano" w:date="2026-04-22T12:26:00Z" w16du:dateUtc="2026-04-22T17:26:00Z" w:id="10"/>
          <w:rFonts w:ascii="Times New Roman" w:hAnsi="Times New Roman"/>
        </w:rPr>
      </w:pPr>
      <w:del w:author="Jaime Burbano" w:date="2026-04-22T12:26:00Z" w16du:dateUtc="2026-04-22T17:26:00Z" w:id="11">
        <w:r w:rsidRPr="698AC810" w:rsidDel="00353244">
          <w:rPr>
            <w:rFonts w:ascii="Times New Roman" w:hAnsi="Times New Roman"/>
          </w:rPr>
          <w:delText>Generación de recomendaciones de productos alineadas al perfil resultante.</w:delText>
        </w:r>
      </w:del>
    </w:p>
    <w:p w:rsidRPr="001B055E" w:rsidR="001B055E" w:rsidP="005B6422" w:rsidRDefault="001B055E" w14:paraId="22AC3783" w14:textId="77777777">
      <w:pPr>
        <w:pStyle w:val="Prrafodelista"/>
        <w:numPr>
          <w:ilvl w:val="0"/>
          <w:numId w:val="3"/>
        </w:numPr>
        <w:spacing w:after="0" w:line="360" w:lineRule="auto"/>
        <w:jc w:val="both"/>
        <w:rPr>
          <w:rFonts w:ascii="Times New Roman" w:hAnsi="Times New Roman"/>
        </w:rPr>
      </w:pPr>
      <w:r w:rsidRPr="001B055E">
        <w:rPr>
          <w:rFonts w:ascii="Times New Roman" w:hAnsi="Times New Roman"/>
        </w:rPr>
        <w:t>Captura, almacenamiento y trazabilidad de la información proporcionada por el usuario.</w:t>
      </w:r>
    </w:p>
    <w:p w:rsidRPr="001B055E" w:rsidR="001B055E" w:rsidP="005B6422" w:rsidRDefault="001B055E" w14:paraId="43DA560F" w14:textId="77777777">
      <w:pPr>
        <w:pStyle w:val="Prrafodelista"/>
        <w:numPr>
          <w:ilvl w:val="0"/>
          <w:numId w:val="3"/>
        </w:numPr>
        <w:spacing w:after="0" w:line="360" w:lineRule="auto"/>
        <w:jc w:val="both"/>
        <w:rPr>
          <w:rFonts w:ascii="Times New Roman" w:hAnsi="Times New Roman"/>
        </w:rPr>
      </w:pPr>
      <w:r w:rsidRPr="001B055E">
        <w:rPr>
          <w:rFonts w:ascii="Times New Roman" w:hAnsi="Times New Roman"/>
        </w:rPr>
        <w:t>Integración del perfilamiento con los módulos existentes de información, soporte y asesoría.</w:t>
      </w:r>
    </w:p>
    <w:p w:rsidRPr="001B055E" w:rsidR="001B055E" w:rsidP="005F475A" w:rsidRDefault="001B055E" w14:paraId="2A246381" w14:textId="77777777">
      <w:pPr>
        <w:spacing w:after="0" w:line="360" w:lineRule="auto"/>
        <w:jc w:val="both"/>
        <w:rPr>
          <w:rFonts w:ascii="Times New Roman" w:hAnsi="Times New Roman"/>
        </w:rPr>
      </w:pPr>
    </w:p>
    <w:p w:rsidRPr="001B055E" w:rsidR="001B055E" w:rsidP="005F475A" w:rsidRDefault="001B055E" w14:paraId="510A0E79" w14:textId="77777777">
      <w:pPr>
        <w:spacing w:after="0" w:line="360" w:lineRule="auto"/>
        <w:jc w:val="both"/>
        <w:rPr>
          <w:rFonts w:ascii="Times New Roman" w:hAnsi="Times New Roman"/>
        </w:rPr>
      </w:pPr>
      <w:r w:rsidRPr="001B055E">
        <w:rPr>
          <w:rFonts w:ascii="Times New Roman" w:hAnsi="Times New Roman"/>
        </w:rPr>
        <w:t>Quedan fuera de alcance, en esta fase:</w:t>
      </w:r>
    </w:p>
    <w:p w:rsidRPr="001B055E" w:rsidR="001B055E" w:rsidP="005B6422" w:rsidRDefault="001B055E" w14:paraId="09DA2428" w14:textId="77777777">
      <w:pPr>
        <w:pStyle w:val="Prrafodelista"/>
        <w:numPr>
          <w:ilvl w:val="0"/>
          <w:numId w:val="4"/>
        </w:numPr>
        <w:spacing w:after="0" w:line="360" w:lineRule="auto"/>
        <w:jc w:val="both"/>
        <w:rPr>
          <w:rFonts w:ascii="Times New Roman" w:hAnsi="Times New Roman"/>
        </w:rPr>
      </w:pPr>
      <w:r w:rsidRPr="001B055E">
        <w:rPr>
          <w:rFonts w:ascii="Times New Roman" w:hAnsi="Times New Roman"/>
        </w:rPr>
        <w:t>La ejecución de transacciones financieras.</w:t>
      </w:r>
    </w:p>
    <w:p w:rsidRPr="001B055E" w:rsidR="001B055E" w:rsidP="005B6422" w:rsidRDefault="001B055E" w14:paraId="10A9D119" w14:textId="77777777">
      <w:pPr>
        <w:pStyle w:val="Prrafodelista"/>
        <w:numPr>
          <w:ilvl w:val="0"/>
          <w:numId w:val="4"/>
        </w:numPr>
        <w:spacing w:after="0" w:line="360" w:lineRule="auto"/>
        <w:jc w:val="both"/>
        <w:rPr>
          <w:rFonts w:ascii="Times New Roman" w:hAnsi="Times New Roman"/>
        </w:rPr>
      </w:pPr>
      <w:r w:rsidRPr="001B055E">
        <w:rPr>
          <w:rFonts w:ascii="Times New Roman" w:hAnsi="Times New Roman"/>
        </w:rPr>
        <w:t>La contratación directa de productos desde la App de SG o Portal web.</w:t>
      </w:r>
    </w:p>
    <w:p w:rsidRPr="001B055E" w:rsidR="001B055E" w:rsidP="005B6422" w:rsidRDefault="001B055E" w14:paraId="5DC77942" w14:textId="77777777">
      <w:pPr>
        <w:pStyle w:val="Prrafodelista"/>
        <w:numPr>
          <w:ilvl w:val="0"/>
          <w:numId w:val="4"/>
        </w:numPr>
        <w:spacing w:after="0" w:line="360" w:lineRule="auto"/>
        <w:jc w:val="both"/>
        <w:rPr>
          <w:rFonts w:ascii="Times New Roman" w:hAnsi="Times New Roman"/>
        </w:rPr>
      </w:pPr>
      <w:r w:rsidRPr="001B055E">
        <w:rPr>
          <w:rFonts w:ascii="Times New Roman" w:hAnsi="Times New Roman"/>
        </w:rPr>
        <w:t>Decisiones automatizadas de aprobación.</w:t>
      </w:r>
    </w:p>
    <w:p w:rsidRPr="00EA44FF" w:rsidR="0076405F" w:rsidP="0011205D" w:rsidRDefault="0076405F" w14:paraId="42828F63" w14:textId="77777777">
      <w:pPr>
        <w:spacing w:after="0"/>
        <w:rPr>
          <w:rFonts w:ascii="Times New Roman" w:hAnsi="Times New Roman"/>
          <w:sz w:val="24"/>
          <w:szCs w:val="24"/>
        </w:rPr>
      </w:pPr>
    </w:p>
    <w:p w:rsidR="00025534" w:rsidP="005B6422" w:rsidRDefault="00025534" w14:paraId="1CE479C1" w14:textId="64D8D04B">
      <w:pPr>
        <w:pStyle w:val="Ttulo2"/>
        <w:numPr>
          <w:ilvl w:val="1"/>
          <w:numId w:val="1"/>
        </w:numPr>
        <w:spacing w:before="0" w:line="360" w:lineRule="auto"/>
        <w:ind w:left="405"/>
        <w:rPr>
          <w:rFonts w:ascii="Times New Roman" w:hAnsi="Times New Roman"/>
          <w:color w:val="auto"/>
          <w:sz w:val="24"/>
          <w:szCs w:val="24"/>
        </w:rPr>
      </w:pPr>
      <w:bookmarkStart w:name="_Toc223509402" w:id="12"/>
      <w:r w:rsidRPr="457AEDA3">
        <w:rPr>
          <w:rFonts w:ascii="Times New Roman" w:hAnsi="Times New Roman"/>
          <w:color w:val="auto"/>
          <w:sz w:val="24"/>
          <w:szCs w:val="24"/>
        </w:rPr>
        <w:t xml:space="preserve">Definiciones </w:t>
      </w:r>
      <w:r w:rsidRPr="457AEDA3" w:rsidR="00240A30">
        <w:rPr>
          <w:rFonts w:ascii="Times New Roman" w:hAnsi="Times New Roman"/>
          <w:color w:val="auto"/>
          <w:sz w:val="24"/>
          <w:szCs w:val="24"/>
        </w:rPr>
        <w:t xml:space="preserve">comité Gerencial. </w:t>
      </w:r>
      <w:r w:rsidRPr="457AEDA3" w:rsidR="00924F64">
        <w:rPr>
          <w:rFonts w:ascii="Times New Roman" w:hAnsi="Times New Roman"/>
          <w:color w:val="auto"/>
          <w:sz w:val="24"/>
          <w:szCs w:val="24"/>
        </w:rPr>
        <w:t>–</w:t>
      </w:r>
      <w:bookmarkEnd w:id="12"/>
    </w:p>
    <w:p w:rsidR="00EE45C6" w:rsidP="00EE45C6" w:rsidRDefault="00EE45C6" w14:paraId="16746ACC" w14:textId="6A634BB1">
      <w:pPr>
        <w:pStyle w:val="NormalWeb"/>
        <w:spacing w:before="0" w:beforeAutospacing="0" w:after="0" w:afterAutospacing="0" w:line="360" w:lineRule="auto"/>
        <w:ind w:left="360"/>
        <w:jc w:val="both"/>
        <w:rPr>
          <w:sz w:val="22"/>
          <w:szCs w:val="22"/>
        </w:rPr>
      </w:pPr>
      <w:r w:rsidRPr="00EE45C6">
        <w:rPr>
          <w:sz w:val="22"/>
          <w:szCs w:val="22"/>
        </w:rPr>
        <w:t>Se ha identificado la necesidad de evolucionar el ecosistema digital para mejorar la experiencia del usuario, potenciar el canal móvil como punto estratégico de interacción y habilitar capacidades que permitan comprender mejor el perfil financiero del cliente</w:t>
      </w:r>
      <w:r w:rsidR="00F1041F">
        <w:rPr>
          <w:sz w:val="22"/>
          <w:szCs w:val="22"/>
        </w:rPr>
        <w:t xml:space="preserve">, con el fin </w:t>
      </w:r>
      <w:r w:rsidR="005B3009">
        <w:rPr>
          <w:sz w:val="22"/>
          <w:szCs w:val="22"/>
        </w:rPr>
        <w:t xml:space="preserve">de que </w:t>
      </w:r>
      <w:r w:rsidR="005020EF">
        <w:rPr>
          <w:sz w:val="22"/>
          <w:szCs w:val="22"/>
        </w:rPr>
        <w:t xml:space="preserve">los asesores comerciales </w:t>
      </w:r>
      <w:r w:rsidR="00F1041F">
        <w:rPr>
          <w:sz w:val="22"/>
          <w:szCs w:val="22"/>
        </w:rPr>
        <w:t>cono</w:t>
      </w:r>
      <w:r w:rsidR="005020EF">
        <w:rPr>
          <w:sz w:val="22"/>
          <w:szCs w:val="22"/>
        </w:rPr>
        <w:t>zcan</w:t>
      </w:r>
      <w:r w:rsidR="00F1041F">
        <w:rPr>
          <w:sz w:val="22"/>
          <w:szCs w:val="22"/>
        </w:rPr>
        <w:t xml:space="preserve"> la forma de abo</w:t>
      </w:r>
      <w:r w:rsidR="00827A21">
        <w:rPr>
          <w:sz w:val="22"/>
          <w:szCs w:val="22"/>
        </w:rPr>
        <w:t xml:space="preserve">rdar al </w:t>
      </w:r>
      <w:r w:rsidR="005020EF">
        <w:rPr>
          <w:sz w:val="22"/>
          <w:szCs w:val="22"/>
        </w:rPr>
        <w:t xml:space="preserve">cliente </w:t>
      </w:r>
      <w:r w:rsidR="00827A21">
        <w:rPr>
          <w:sz w:val="22"/>
          <w:szCs w:val="22"/>
        </w:rPr>
        <w:t>para ofrecer l</w:t>
      </w:r>
      <w:r w:rsidR="005020EF">
        <w:rPr>
          <w:sz w:val="22"/>
          <w:szCs w:val="22"/>
        </w:rPr>
        <w:t xml:space="preserve">os beneficios </w:t>
      </w:r>
      <w:r w:rsidR="00827A21">
        <w:rPr>
          <w:sz w:val="22"/>
          <w:szCs w:val="22"/>
        </w:rPr>
        <w:t xml:space="preserve">del producto </w:t>
      </w:r>
      <w:r w:rsidR="00547239">
        <w:rPr>
          <w:sz w:val="22"/>
          <w:szCs w:val="22"/>
        </w:rPr>
        <w:t>ofertado</w:t>
      </w:r>
      <w:r w:rsidR="00827A21">
        <w:rPr>
          <w:sz w:val="22"/>
          <w:szCs w:val="22"/>
        </w:rPr>
        <w:t>.</w:t>
      </w:r>
      <w:r w:rsidRPr="00EE45C6">
        <w:rPr>
          <w:sz w:val="22"/>
          <w:szCs w:val="22"/>
        </w:rPr>
        <w:t xml:space="preserve"> En la situación actual, la organización no dispone de un modelo de perfilamiento en Web o App que permita identificar el tipo de inversionista, estructurar información clave para procesos de asesoría o incrementar la efectividad comercial.</w:t>
      </w:r>
    </w:p>
    <w:p w:rsidRPr="00EE45C6" w:rsidR="00EE45C6" w:rsidP="00EE45C6" w:rsidRDefault="00EE45C6" w14:paraId="0F35D655" w14:textId="77777777">
      <w:pPr>
        <w:pStyle w:val="NormalWeb"/>
        <w:spacing w:before="0" w:beforeAutospacing="0" w:after="0" w:afterAutospacing="0" w:line="360" w:lineRule="auto"/>
        <w:ind w:left="360"/>
        <w:jc w:val="both"/>
        <w:rPr>
          <w:sz w:val="22"/>
          <w:szCs w:val="22"/>
        </w:rPr>
      </w:pPr>
    </w:p>
    <w:p w:rsidRPr="00EE45C6" w:rsidR="00EE45C6" w:rsidP="00EE45C6" w:rsidRDefault="00EE45C6" w14:paraId="0B31C0B2" w14:textId="6F5F51D0">
      <w:pPr>
        <w:pStyle w:val="NormalWeb"/>
        <w:spacing w:before="0" w:beforeAutospacing="0" w:after="0" w:afterAutospacing="0" w:line="360" w:lineRule="auto"/>
        <w:ind w:left="360"/>
        <w:jc w:val="both"/>
        <w:rPr>
          <w:sz w:val="22"/>
          <w:szCs w:val="22"/>
        </w:rPr>
      </w:pPr>
      <w:r w:rsidRPr="00EE45C6">
        <w:rPr>
          <w:sz w:val="22"/>
          <w:szCs w:val="22"/>
        </w:rPr>
        <w:t xml:space="preserve">El proyecto propone implementar un módulo integral de perfilamiento financiero dentro de la App SG y replicarlo en el </w:t>
      </w:r>
      <w:r w:rsidR="00606630">
        <w:rPr>
          <w:sz w:val="22"/>
          <w:szCs w:val="22"/>
        </w:rPr>
        <w:t>P</w:t>
      </w:r>
      <w:r w:rsidRPr="00EE45C6">
        <w:rPr>
          <w:sz w:val="22"/>
          <w:szCs w:val="22"/>
        </w:rPr>
        <w:t xml:space="preserve">ortal </w:t>
      </w:r>
      <w:r w:rsidR="00606630">
        <w:rPr>
          <w:sz w:val="22"/>
          <w:szCs w:val="22"/>
        </w:rPr>
        <w:t>W</w:t>
      </w:r>
      <w:r w:rsidRPr="00EE45C6">
        <w:rPr>
          <w:sz w:val="22"/>
          <w:szCs w:val="22"/>
        </w:rPr>
        <w:t>eb, incorporando un cuestionario categorizado y ponderado,</w:t>
      </w:r>
      <w:r w:rsidR="008F02FC">
        <w:rPr>
          <w:sz w:val="22"/>
          <w:szCs w:val="22"/>
        </w:rPr>
        <w:t xml:space="preserve"> y</w:t>
      </w:r>
      <w:r w:rsidRPr="00EE45C6">
        <w:rPr>
          <w:sz w:val="22"/>
          <w:szCs w:val="22"/>
        </w:rPr>
        <w:t xml:space="preserve"> un cálculo automático del perfil (conservador, moderado o agresivo). La solución incluye captura, almacenamiento y trazabilidad de información integrada a Dynamics, así como su integración con módulos existentes. Este esfuerzo busca fortalecer capacidades internas, optimizar la experiencia del cliente y aportar un valor diferenciador al proceso de asesoría, excluyendo en esta fase transacciones, contratación de productos y decisiones automatizadas de aprobación. </w:t>
      </w:r>
    </w:p>
    <w:p w:rsidRPr="00EE45C6" w:rsidR="0076405F" w:rsidP="00EE45C6" w:rsidRDefault="0076405F" w14:paraId="66E280DD" w14:textId="77777777">
      <w:pPr>
        <w:spacing w:after="0" w:line="360" w:lineRule="auto"/>
        <w:jc w:val="both"/>
        <w:rPr>
          <w:rFonts w:ascii="Times New Roman" w:hAnsi="Times New Roman"/>
        </w:rPr>
      </w:pPr>
    </w:p>
    <w:p w:rsidRPr="0076405F" w:rsidR="001616AF" w:rsidP="0076405F" w:rsidRDefault="001616AF" w14:paraId="2D9C08A3" w14:textId="77777777"/>
    <w:p w:rsidRPr="00EA44FF" w:rsidR="00924F64" w:rsidP="005B6422" w:rsidRDefault="00924F64" w14:paraId="71907430" w14:textId="60D6569F">
      <w:pPr>
        <w:pStyle w:val="Ttulo1"/>
        <w:numPr>
          <w:ilvl w:val="0"/>
          <w:numId w:val="1"/>
        </w:numPr>
        <w:spacing w:before="0" w:line="240" w:lineRule="auto"/>
        <w:ind w:left="357" w:hanging="357"/>
        <w:rPr>
          <w:rFonts w:ascii="Times New Roman" w:hAnsi="Times New Roman"/>
          <w:color w:val="auto"/>
          <w:sz w:val="24"/>
          <w:szCs w:val="24"/>
        </w:rPr>
      </w:pPr>
      <w:bookmarkStart w:name="_Toc223509403" w:id="13"/>
      <w:r w:rsidRPr="00EA44FF">
        <w:rPr>
          <w:rFonts w:ascii="Times New Roman" w:hAnsi="Times New Roman"/>
          <w:color w:val="auto"/>
          <w:sz w:val="24"/>
          <w:szCs w:val="24"/>
        </w:rPr>
        <w:t>FUNCIONALIDAD ACTUAL</w:t>
      </w:r>
      <w:bookmarkEnd w:id="13"/>
    </w:p>
    <w:p w:rsidRPr="00EA44FF" w:rsidR="00924F64" w:rsidP="005B6422" w:rsidRDefault="00924F64" w14:paraId="4CB9475C" w14:textId="19C60A66">
      <w:pPr>
        <w:pStyle w:val="Ttulo2"/>
        <w:numPr>
          <w:ilvl w:val="1"/>
          <w:numId w:val="1"/>
        </w:numPr>
        <w:spacing w:before="0" w:line="240" w:lineRule="auto"/>
        <w:ind w:left="405"/>
        <w:rPr>
          <w:rFonts w:ascii="Times New Roman" w:hAnsi="Times New Roman"/>
          <w:color w:val="auto"/>
          <w:sz w:val="24"/>
          <w:szCs w:val="24"/>
        </w:rPr>
      </w:pPr>
      <w:bookmarkStart w:name="_Toc223509404" w:id="14"/>
      <w:r w:rsidRPr="00EA44FF">
        <w:rPr>
          <w:rFonts w:ascii="Times New Roman" w:hAnsi="Times New Roman"/>
          <w:color w:val="auto"/>
          <w:sz w:val="24"/>
          <w:szCs w:val="24"/>
        </w:rPr>
        <w:t>Descripción de la Funcionalidad y Procedimiento</w:t>
      </w:r>
      <w:bookmarkEnd w:id="14"/>
      <w:r w:rsidRPr="00EA44FF">
        <w:rPr>
          <w:rFonts w:ascii="Times New Roman" w:hAnsi="Times New Roman"/>
          <w:color w:val="auto"/>
          <w:sz w:val="24"/>
          <w:szCs w:val="24"/>
        </w:rPr>
        <w:t xml:space="preserve"> </w:t>
      </w:r>
    </w:p>
    <w:p w:rsidR="00292C60" w:rsidP="003F432A" w:rsidRDefault="00292C60" w14:paraId="1BDA0EEB" w14:textId="77777777">
      <w:pPr>
        <w:spacing w:after="0" w:line="360" w:lineRule="auto"/>
        <w:rPr>
          <w:rFonts w:ascii="Times New Roman" w:hAnsi="Times New Roman"/>
          <w:sz w:val="24"/>
          <w:szCs w:val="24"/>
        </w:rPr>
      </w:pPr>
    </w:p>
    <w:p w:rsidRPr="00FD00F4" w:rsidR="000E71FD" w:rsidP="002D66B7" w:rsidRDefault="00CA5D67" w14:paraId="692100C8" w14:textId="3F96F07F">
      <w:pPr>
        <w:spacing w:after="0" w:line="360" w:lineRule="auto"/>
        <w:jc w:val="both"/>
        <w:rPr>
          <w:rFonts w:ascii="Times New Roman" w:hAnsi="Times New Roman"/>
        </w:rPr>
      </w:pPr>
      <w:r w:rsidRPr="1154350A" w:rsidR="00CA5D67">
        <w:rPr>
          <w:rFonts w:ascii="Times New Roman" w:hAnsi="Times New Roman"/>
        </w:rPr>
        <w:t>Actualmente</w:t>
      </w:r>
      <w:r w:rsidRPr="1154350A" w:rsidR="0078370B">
        <w:rPr>
          <w:rFonts w:ascii="Times New Roman" w:hAnsi="Times New Roman"/>
        </w:rPr>
        <w:t>, en</w:t>
      </w:r>
      <w:r w:rsidRPr="1154350A" w:rsidR="00CA5D67">
        <w:rPr>
          <w:rFonts w:ascii="Times New Roman" w:hAnsi="Times New Roman"/>
        </w:rPr>
        <w:t xml:space="preserve"> </w:t>
      </w:r>
      <w:r w:rsidRPr="1154350A" w:rsidR="0078370B">
        <w:rPr>
          <w:rFonts w:ascii="Times New Roman" w:hAnsi="Times New Roman"/>
        </w:rPr>
        <w:t xml:space="preserve">SG </w:t>
      </w:r>
      <w:r w:rsidRPr="1154350A" w:rsidR="00CA5D67">
        <w:rPr>
          <w:rFonts w:ascii="Times New Roman" w:hAnsi="Times New Roman"/>
        </w:rPr>
        <w:t xml:space="preserve">no existe un modelo de perfilamiento a nivel WEB o APP que permita detectar el tipo de inversionista que es </w:t>
      </w:r>
      <w:r w:rsidRPr="1154350A" w:rsidR="0078370B">
        <w:rPr>
          <w:rFonts w:ascii="Times New Roman" w:hAnsi="Times New Roman"/>
        </w:rPr>
        <w:t xml:space="preserve">un </w:t>
      </w:r>
      <w:r w:rsidRPr="1154350A" w:rsidR="00CA5D67">
        <w:rPr>
          <w:rFonts w:ascii="Times New Roman" w:hAnsi="Times New Roman"/>
        </w:rPr>
        <w:t xml:space="preserve">cliente </w:t>
      </w:r>
      <w:r w:rsidRPr="1154350A" w:rsidR="00901BBD">
        <w:rPr>
          <w:rFonts w:ascii="Times New Roman" w:hAnsi="Times New Roman"/>
        </w:rPr>
        <w:t>con el fin de analizar el resultado y poder</w:t>
      </w:r>
      <w:r w:rsidRPr="1154350A" w:rsidR="0078370B">
        <w:rPr>
          <w:rFonts w:ascii="Times New Roman" w:hAnsi="Times New Roman"/>
        </w:rPr>
        <w:t xml:space="preserve"> </w:t>
      </w:r>
      <w:r w:rsidRPr="1154350A" w:rsidR="00901BBD">
        <w:rPr>
          <w:rFonts w:ascii="Times New Roman" w:hAnsi="Times New Roman"/>
        </w:rPr>
        <w:t>brindar una</w:t>
      </w:r>
      <w:r w:rsidRPr="1154350A" w:rsidR="0078370B">
        <w:rPr>
          <w:rFonts w:ascii="Times New Roman" w:hAnsi="Times New Roman"/>
        </w:rPr>
        <w:t xml:space="preserve"> asesoría</w:t>
      </w:r>
      <w:r w:rsidRPr="1154350A" w:rsidR="00901BBD">
        <w:rPr>
          <w:rFonts w:ascii="Times New Roman" w:hAnsi="Times New Roman"/>
        </w:rPr>
        <w:t xml:space="preserve"> oportuna</w:t>
      </w:r>
      <w:r w:rsidRPr="1154350A" w:rsidR="0078370B">
        <w:rPr>
          <w:rFonts w:ascii="Times New Roman" w:hAnsi="Times New Roman"/>
        </w:rPr>
        <w:t xml:space="preserve"> </w:t>
      </w:r>
      <w:r w:rsidRPr="1154350A" w:rsidR="00901BBD">
        <w:rPr>
          <w:rFonts w:ascii="Times New Roman" w:hAnsi="Times New Roman"/>
        </w:rPr>
        <w:t xml:space="preserve">al cliente </w:t>
      </w:r>
      <w:del w:author="Sebastian Vasquez" w:date="2026-04-27T01:17:57.313Z" w16du:dateUtc="2026-04-27T01:17:57.313Z" w:id="636340023">
        <w:r w:rsidRPr="1154350A" w:rsidDel="004A6AD0">
          <w:rPr>
            <w:rFonts w:ascii="Times New Roman" w:hAnsi="Times New Roman"/>
          </w:rPr>
          <w:delText>con el fin de mejorar</w:delText>
        </w:r>
      </w:del>
      <w:ins w:author="Sebastian Vasquez" w:date="2026-04-27T01:18:02.69Z" w16du:dateUtc="2026-04-27T01:18:02.69Z" w:id="971978073">
        <w:r w:rsidRPr="1154350A" w:rsidR="7E3024D4">
          <w:rPr>
            <w:rFonts w:ascii="Times New Roman" w:hAnsi="Times New Roman"/>
          </w:rPr>
          <w:t xml:space="preserve"> </w:t>
        </w:r>
      </w:ins>
      <w:ins w:author="Sebastian Vasquez" w:date="2026-04-27T01:17:58.256Z" w16du:dateUtc="2026-04-27T01:17:58.256Z" w:id="1972080524">
        <w:r w:rsidRPr="1154350A" w:rsidR="7E3024D4">
          <w:rPr>
            <w:rFonts w:ascii="Times New Roman" w:hAnsi="Times New Roman"/>
          </w:rPr>
          <w:t>mejorando</w:t>
        </w:r>
      </w:ins>
      <w:r w:rsidRPr="1154350A" w:rsidR="004A6AD0">
        <w:rPr>
          <w:rFonts w:ascii="Times New Roman" w:hAnsi="Times New Roman"/>
        </w:rPr>
        <w:t xml:space="preserve"> su experiencia y satisfacer sus necesidades como inversor</w:t>
      </w:r>
      <w:r w:rsidRPr="1154350A" w:rsidR="008358E1">
        <w:rPr>
          <w:rFonts w:ascii="Times New Roman" w:hAnsi="Times New Roman"/>
        </w:rPr>
        <w:t>.</w:t>
      </w:r>
      <w:r w:rsidRPr="1154350A" w:rsidR="004A6AD0">
        <w:rPr>
          <w:rFonts w:ascii="Times New Roman" w:hAnsi="Times New Roman"/>
        </w:rPr>
        <w:t xml:space="preserve"> </w:t>
      </w:r>
      <w:r w:rsidRPr="1154350A" w:rsidR="008358E1">
        <w:rPr>
          <w:rFonts w:ascii="Times New Roman" w:hAnsi="Times New Roman"/>
        </w:rPr>
        <w:t>Lo</w:t>
      </w:r>
      <w:r w:rsidRPr="1154350A" w:rsidR="00CA5D67">
        <w:rPr>
          <w:rFonts w:ascii="Times New Roman" w:hAnsi="Times New Roman"/>
        </w:rPr>
        <w:t xml:space="preserve"> que se </w:t>
      </w:r>
      <w:r w:rsidRPr="1154350A" w:rsidR="008358E1">
        <w:rPr>
          <w:rFonts w:ascii="Times New Roman" w:hAnsi="Times New Roman"/>
        </w:rPr>
        <w:t>requiere</w:t>
      </w:r>
      <w:r w:rsidRPr="1154350A" w:rsidR="00CA5D67">
        <w:rPr>
          <w:rFonts w:ascii="Times New Roman" w:hAnsi="Times New Roman"/>
        </w:rPr>
        <w:t xml:space="preserve"> es desarrollar </w:t>
      </w:r>
      <w:r w:rsidRPr="1154350A" w:rsidR="00415300">
        <w:rPr>
          <w:rFonts w:ascii="Times New Roman" w:hAnsi="Times New Roman"/>
        </w:rPr>
        <w:t>un</w:t>
      </w:r>
      <w:r w:rsidRPr="1154350A" w:rsidR="002D66B7">
        <w:rPr>
          <w:rFonts w:ascii="Times New Roman" w:hAnsi="Times New Roman"/>
        </w:rPr>
        <w:t xml:space="preserve"> </w:t>
      </w:r>
      <w:r w:rsidRPr="1154350A" w:rsidR="004746D1">
        <w:rPr>
          <w:rFonts w:ascii="Times New Roman" w:hAnsi="Times New Roman"/>
        </w:rPr>
        <w:t xml:space="preserve">flujo que permita </w:t>
      </w:r>
      <w:r w:rsidRPr="1154350A" w:rsidR="00E534EE">
        <w:rPr>
          <w:rFonts w:ascii="Times New Roman" w:hAnsi="Times New Roman"/>
        </w:rPr>
        <w:t xml:space="preserve">derivar a un </w:t>
      </w:r>
      <w:r w:rsidRPr="1154350A" w:rsidR="002D66B7">
        <w:rPr>
          <w:rFonts w:ascii="Times New Roman" w:hAnsi="Times New Roman"/>
        </w:rPr>
        <w:t>servicio</w:t>
      </w:r>
      <w:r w:rsidRPr="1154350A" w:rsidR="004746D1">
        <w:rPr>
          <w:rFonts w:ascii="Times New Roman" w:hAnsi="Times New Roman"/>
        </w:rPr>
        <w:t xml:space="preserve"> de asesoría</w:t>
      </w:r>
      <w:r w:rsidRPr="1154350A" w:rsidR="002D66B7">
        <w:rPr>
          <w:rFonts w:ascii="Times New Roman" w:hAnsi="Times New Roman"/>
        </w:rPr>
        <w:t xml:space="preserve"> </w:t>
      </w:r>
      <w:r w:rsidRPr="1154350A" w:rsidR="00E534EE">
        <w:rPr>
          <w:rFonts w:ascii="Times New Roman" w:hAnsi="Times New Roman"/>
        </w:rPr>
        <w:t xml:space="preserve">de </w:t>
      </w:r>
      <w:r w:rsidRPr="1154350A" w:rsidR="00CB4546">
        <w:rPr>
          <w:rFonts w:ascii="Times New Roman" w:hAnsi="Times New Roman"/>
        </w:rPr>
        <w:t>I</w:t>
      </w:r>
      <w:r w:rsidRPr="1154350A" w:rsidR="00E534EE">
        <w:rPr>
          <w:rFonts w:ascii="Times New Roman" w:hAnsi="Times New Roman"/>
        </w:rPr>
        <w:t xml:space="preserve">nversión </w:t>
      </w:r>
      <w:r w:rsidRPr="1154350A" w:rsidR="004746D1">
        <w:rPr>
          <w:rFonts w:ascii="Times New Roman" w:hAnsi="Times New Roman"/>
        </w:rPr>
        <w:t>para los clientes de SG</w:t>
      </w:r>
      <w:r w:rsidRPr="1154350A" w:rsidR="00FD00F4">
        <w:rPr>
          <w:rFonts w:ascii="Times New Roman" w:hAnsi="Times New Roman"/>
        </w:rPr>
        <w:t>.</w:t>
      </w:r>
    </w:p>
    <w:p w:rsidRPr="00EA44FF" w:rsidR="0076405F" w:rsidP="003F432A" w:rsidRDefault="0076405F" w14:paraId="66E203C3" w14:textId="77777777">
      <w:pPr>
        <w:spacing w:after="0" w:line="360" w:lineRule="auto"/>
        <w:rPr>
          <w:rFonts w:ascii="Times New Roman" w:hAnsi="Times New Roman"/>
          <w:sz w:val="24"/>
          <w:szCs w:val="24"/>
        </w:rPr>
      </w:pPr>
    </w:p>
    <w:p w:rsidRPr="00EA44FF" w:rsidR="008D17C0" w:rsidP="005B6422" w:rsidRDefault="002B4623" w14:paraId="1CE479D9" w14:textId="77777777">
      <w:pPr>
        <w:pStyle w:val="Ttulo1"/>
        <w:numPr>
          <w:ilvl w:val="0"/>
          <w:numId w:val="1"/>
        </w:numPr>
        <w:spacing w:before="0" w:line="240" w:lineRule="auto"/>
        <w:ind w:left="357" w:hanging="357"/>
        <w:rPr>
          <w:rFonts w:ascii="Times New Roman" w:hAnsi="Times New Roman"/>
          <w:color w:val="auto"/>
          <w:sz w:val="24"/>
          <w:szCs w:val="24"/>
        </w:rPr>
      </w:pPr>
      <w:bookmarkStart w:name="_Toc223509405" w:id="15"/>
      <w:r w:rsidRPr="00EA44FF">
        <w:rPr>
          <w:rFonts w:ascii="Times New Roman" w:hAnsi="Times New Roman"/>
          <w:color w:val="auto"/>
          <w:sz w:val="24"/>
          <w:szCs w:val="24"/>
        </w:rPr>
        <w:t>FUNCIONALIDAD REQUERIDA</w:t>
      </w:r>
      <w:bookmarkEnd w:id="15"/>
    </w:p>
    <w:p w:rsidRPr="00EA44FF" w:rsidR="0063068E" w:rsidP="005B6422" w:rsidRDefault="0063068E" w14:paraId="1CE479E1" w14:textId="6DFA4460">
      <w:pPr>
        <w:pStyle w:val="Ttulo2"/>
        <w:numPr>
          <w:ilvl w:val="1"/>
          <w:numId w:val="1"/>
        </w:numPr>
        <w:spacing w:before="0" w:line="240" w:lineRule="auto"/>
        <w:ind w:left="405"/>
        <w:rPr>
          <w:rFonts w:ascii="Times New Roman" w:hAnsi="Times New Roman"/>
          <w:color w:val="auto"/>
          <w:sz w:val="24"/>
          <w:szCs w:val="24"/>
        </w:rPr>
      </w:pPr>
      <w:bookmarkStart w:name="_Toc223509406" w:id="16"/>
      <w:r w:rsidRPr="00EA44FF">
        <w:rPr>
          <w:rFonts w:ascii="Times New Roman" w:hAnsi="Times New Roman"/>
          <w:color w:val="auto"/>
          <w:sz w:val="24"/>
          <w:szCs w:val="24"/>
        </w:rPr>
        <w:t>Descripción de la Funcionalidad y Procedimiento Propuesto</w:t>
      </w:r>
      <w:bookmarkEnd w:id="16"/>
      <w:r w:rsidRPr="00EA44FF">
        <w:rPr>
          <w:rFonts w:ascii="Times New Roman" w:hAnsi="Times New Roman"/>
          <w:color w:val="auto"/>
          <w:sz w:val="24"/>
          <w:szCs w:val="24"/>
        </w:rPr>
        <w:t xml:space="preserve"> </w:t>
      </w:r>
    </w:p>
    <w:p w:rsidR="000E71FD" w:rsidP="00027C07" w:rsidRDefault="000E71FD" w14:paraId="78062C96" w14:textId="77777777">
      <w:pPr>
        <w:spacing w:after="0"/>
        <w:ind w:left="405"/>
        <w:rPr>
          <w:b/>
          <w:bCs/>
        </w:rPr>
      </w:pPr>
    </w:p>
    <w:p w:rsidRPr="00FA704D" w:rsidR="00027C07" w:rsidP="009B0162" w:rsidRDefault="00027C07" w14:paraId="4F30A020" w14:textId="7EE6D1A9">
      <w:pPr>
        <w:spacing w:after="0" w:line="360" w:lineRule="auto"/>
        <w:jc w:val="both"/>
        <w:rPr>
          <w:rFonts w:ascii="Times New Roman" w:hAnsi="Times New Roman"/>
          <w:b/>
          <w:bCs/>
        </w:rPr>
      </w:pPr>
      <w:r w:rsidRPr="00FA704D">
        <w:rPr>
          <w:rFonts w:ascii="Times New Roman" w:hAnsi="Times New Roman"/>
          <w:b/>
          <w:bCs/>
        </w:rPr>
        <w:t>3.1.1 Módulo de Perfilamiento Financiero</w:t>
      </w:r>
    </w:p>
    <w:p w:rsidRPr="00FA704D" w:rsidR="00027C07" w:rsidP="00EA11BB" w:rsidRDefault="00027C07" w14:paraId="01A3DFCC" w14:textId="77777777">
      <w:pPr>
        <w:spacing w:after="0" w:line="360" w:lineRule="auto"/>
        <w:jc w:val="both"/>
        <w:rPr>
          <w:rFonts w:ascii="Times New Roman" w:hAnsi="Times New Roman"/>
        </w:rPr>
      </w:pPr>
      <w:r w:rsidRPr="00FA704D">
        <w:rPr>
          <w:rFonts w:ascii="Times New Roman" w:hAnsi="Times New Roman"/>
        </w:rPr>
        <w:t>La App deberá incorporar un módulo específico de Perfilamiento, accesible, que guíe al usuario a través de un flujo estructurado de preguntas.</w:t>
      </w:r>
    </w:p>
    <w:p w:rsidRPr="00FA704D" w:rsidR="00027C07" w:rsidP="00FA704D" w:rsidRDefault="00027C07" w14:paraId="06CD36FB" w14:textId="77777777">
      <w:pPr>
        <w:spacing w:after="0" w:line="360" w:lineRule="auto"/>
        <w:ind w:left="405"/>
        <w:jc w:val="both"/>
        <w:rPr>
          <w:rFonts w:ascii="Times New Roman" w:hAnsi="Times New Roman"/>
        </w:rPr>
      </w:pPr>
    </w:p>
    <w:p w:rsidRPr="00FA704D" w:rsidR="00027C07" w:rsidP="00FA704D" w:rsidRDefault="00027C07" w14:paraId="09C2F28F" w14:textId="77777777">
      <w:pPr>
        <w:spacing w:after="0" w:line="360" w:lineRule="auto"/>
        <w:ind w:left="405"/>
        <w:jc w:val="both"/>
        <w:rPr>
          <w:rFonts w:ascii="Times New Roman" w:hAnsi="Times New Roman"/>
        </w:rPr>
      </w:pPr>
      <w:r w:rsidRPr="00FA704D">
        <w:rPr>
          <w:rFonts w:ascii="Times New Roman" w:hAnsi="Times New Roman"/>
        </w:rPr>
        <w:t>Características funcionales:</w:t>
      </w:r>
    </w:p>
    <w:p w:rsidRPr="00FA704D" w:rsidR="00027C07" w:rsidP="005B6422" w:rsidRDefault="00027C07" w14:paraId="16E01FD9" w14:textId="77777777">
      <w:pPr>
        <w:pStyle w:val="Prrafodelista"/>
        <w:numPr>
          <w:ilvl w:val="0"/>
          <w:numId w:val="5"/>
        </w:numPr>
        <w:spacing w:after="0" w:line="360" w:lineRule="auto"/>
        <w:jc w:val="both"/>
        <w:rPr>
          <w:rFonts w:ascii="Times New Roman" w:hAnsi="Times New Roman"/>
        </w:rPr>
      </w:pPr>
      <w:r w:rsidRPr="00FA704D">
        <w:rPr>
          <w:rFonts w:ascii="Times New Roman" w:hAnsi="Times New Roman"/>
        </w:rPr>
        <w:t>Cuestionario digital dividido por categorías.</w:t>
      </w:r>
    </w:p>
    <w:p w:rsidRPr="00FA704D" w:rsidR="00027C07" w:rsidP="005B6422" w:rsidRDefault="00027C07" w14:paraId="2F327308" w14:textId="77777777">
      <w:pPr>
        <w:pStyle w:val="Prrafodelista"/>
        <w:numPr>
          <w:ilvl w:val="0"/>
          <w:numId w:val="5"/>
        </w:numPr>
        <w:spacing w:after="0" w:line="360" w:lineRule="auto"/>
        <w:jc w:val="both"/>
        <w:rPr>
          <w:rFonts w:ascii="Times New Roman" w:hAnsi="Times New Roman"/>
        </w:rPr>
      </w:pPr>
      <w:r w:rsidRPr="00FA704D">
        <w:rPr>
          <w:rFonts w:ascii="Times New Roman" w:hAnsi="Times New Roman"/>
        </w:rPr>
        <w:t>Navegación secuencial con indicadores de progreso.</w:t>
      </w:r>
    </w:p>
    <w:p w:rsidRPr="00FA704D" w:rsidR="00027C07" w:rsidP="005B6422" w:rsidRDefault="00027C07" w14:paraId="3D73B5A9" w14:textId="77777777">
      <w:pPr>
        <w:pStyle w:val="Prrafodelista"/>
        <w:numPr>
          <w:ilvl w:val="0"/>
          <w:numId w:val="5"/>
        </w:numPr>
        <w:spacing w:after="0" w:line="360" w:lineRule="auto"/>
        <w:jc w:val="both"/>
        <w:rPr>
          <w:rFonts w:ascii="Times New Roman" w:hAnsi="Times New Roman"/>
        </w:rPr>
      </w:pPr>
      <w:r w:rsidRPr="00FA704D">
        <w:rPr>
          <w:rFonts w:ascii="Times New Roman" w:hAnsi="Times New Roman"/>
        </w:rPr>
        <w:t>Validación de respuestas obligatorias.</w:t>
      </w:r>
    </w:p>
    <w:p w:rsidRPr="00FA704D" w:rsidR="00027C07" w:rsidP="005B6422" w:rsidRDefault="00027C07" w14:paraId="1B0CFBFC" w14:textId="77777777">
      <w:pPr>
        <w:pStyle w:val="Prrafodelista"/>
        <w:numPr>
          <w:ilvl w:val="0"/>
          <w:numId w:val="5"/>
        </w:numPr>
        <w:spacing w:after="0" w:line="360" w:lineRule="auto"/>
        <w:jc w:val="both"/>
        <w:rPr>
          <w:rFonts w:ascii="Times New Roman" w:hAnsi="Times New Roman"/>
        </w:rPr>
      </w:pPr>
      <w:r w:rsidRPr="00FA704D">
        <w:rPr>
          <w:rFonts w:ascii="Times New Roman" w:hAnsi="Times New Roman"/>
        </w:rPr>
        <w:t>Posibilidad de guardar avance y retomar posteriormente.</w:t>
      </w:r>
    </w:p>
    <w:p w:rsidRPr="00FA704D" w:rsidR="00027C07" w:rsidP="00FA704D" w:rsidRDefault="00027C07" w14:paraId="5C2BBDC6" w14:textId="77777777">
      <w:pPr>
        <w:spacing w:after="0" w:line="360" w:lineRule="auto"/>
        <w:jc w:val="both"/>
        <w:rPr>
          <w:rFonts w:ascii="Times New Roman" w:hAnsi="Times New Roman"/>
        </w:rPr>
      </w:pPr>
    </w:p>
    <w:p w:rsidRPr="00FA704D" w:rsidR="00027C07" w:rsidP="00E67036" w:rsidRDefault="000E71FD" w14:paraId="151C3CDC" w14:textId="18B1B77D">
      <w:pPr>
        <w:spacing w:after="0" w:line="360" w:lineRule="auto"/>
        <w:jc w:val="both"/>
        <w:rPr>
          <w:rFonts w:ascii="Times New Roman" w:hAnsi="Times New Roman"/>
          <w:b/>
          <w:bCs/>
        </w:rPr>
      </w:pPr>
      <w:r w:rsidRPr="00FA704D">
        <w:rPr>
          <w:rFonts w:ascii="Times New Roman" w:hAnsi="Times New Roman"/>
          <w:b/>
          <w:bCs/>
        </w:rPr>
        <w:t>3</w:t>
      </w:r>
      <w:r w:rsidRPr="00FA704D" w:rsidR="00027C07">
        <w:rPr>
          <w:rFonts w:ascii="Times New Roman" w:hAnsi="Times New Roman"/>
          <w:b/>
          <w:bCs/>
        </w:rPr>
        <w:t>.1.2 Categorización y ponderación de preguntas</w:t>
      </w:r>
    </w:p>
    <w:p w:rsidRPr="00FA704D" w:rsidR="00027C07" w:rsidP="005B6422" w:rsidRDefault="00027C07" w14:paraId="775774EC" w14:textId="77777777">
      <w:pPr>
        <w:pStyle w:val="Prrafodelista"/>
        <w:numPr>
          <w:ilvl w:val="0"/>
          <w:numId w:val="6"/>
        </w:numPr>
        <w:spacing w:after="0" w:line="360" w:lineRule="auto"/>
        <w:jc w:val="both"/>
        <w:rPr>
          <w:rFonts w:ascii="Times New Roman" w:hAnsi="Times New Roman"/>
        </w:rPr>
      </w:pPr>
      <w:r w:rsidRPr="00FA704D">
        <w:rPr>
          <w:rFonts w:ascii="Times New Roman" w:hAnsi="Times New Roman"/>
        </w:rPr>
        <w:t>Cada pregunta estará asociada a:</w:t>
      </w:r>
    </w:p>
    <w:p w:rsidRPr="00FA704D" w:rsidR="00027C07" w:rsidP="1154350A" w:rsidRDefault="00027C07" w14:paraId="712D79FE" w14:textId="77777777">
      <w:pPr>
        <w:pStyle w:val="Prrafodelista"/>
        <w:numPr>
          <w:ilvl w:val="1"/>
          <w:numId w:val="6"/>
        </w:numPr>
        <w:spacing w:after="0" w:line="360" w:lineRule="auto"/>
        <w:jc w:val="both"/>
        <w:rPr>
          <w:rFonts w:ascii="Times New Roman" w:hAnsi="Times New Roman"/>
        </w:rPr>
        <w:pPrChange w:author="Sebastian Vasquez" w:date="2026-04-27T01:19:41.892Z">
          <w:pPr>
            <w:pStyle w:val="Prrafodelista"/>
            <w:numPr>
              <w:ilvl w:val="0"/>
              <w:numId w:val="6"/>
            </w:numPr>
            <w:spacing w:after="0" w:line="360" w:lineRule="auto"/>
            <w:jc w:val="both"/>
          </w:pPr>
        </w:pPrChange>
      </w:pPr>
      <w:r w:rsidRPr="1154350A" w:rsidR="00027C07">
        <w:rPr>
          <w:rFonts w:ascii="Times New Roman" w:hAnsi="Times New Roman"/>
        </w:rPr>
        <w:t>Una categoría funcional.</w:t>
      </w:r>
    </w:p>
    <w:p w:rsidRPr="00FA704D" w:rsidR="00027C07" w:rsidP="1154350A" w:rsidRDefault="00027C07" w14:paraId="78ADF3A4" w14:textId="77777777">
      <w:pPr>
        <w:pStyle w:val="Prrafodelista"/>
        <w:numPr>
          <w:ilvl w:val="1"/>
          <w:numId w:val="6"/>
        </w:numPr>
        <w:spacing w:after="0" w:line="360" w:lineRule="auto"/>
        <w:jc w:val="both"/>
        <w:rPr>
          <w:rFonts w:ascii="Times New Roman" w:hAnsi="Times New Roman"/>
        </w:rPr>
        <w:pPrChange w:author="Sebastian Vasquez" w:date="2026-04-27T01:19:41.896Z">
          <w:pPr>
            <w:pStyle w:val="Prrafodelista"/>
            <w:numPr>
              <w:ilvl w:val="0"/>
              <w:numId w:val="6"/>
            </w:numPr>
            <w:spacing w:after="0" w:line="360" w:lineRule="auto"/>
            <w:jc w:val="both"/>
          </w:pPr>
        </w:pPrChange>
      </w:pPr>
      <w:r w:rsidRPr="1154350A" w:rsidR="00027C07">
        <w:rPr>
          <w:rFonts w:ascii="Times New Roman" w:hAnsi="Times New Roman"/>
        </w:rPr>
        <w:t>Un conjunto de respuestas predefinidas.</w:t>
      </w:r>
    </w:p>
    <w:p w:rsidRPr="00FA704D" w:rsidR="00027C07" w:rsidP="1154350A" w:rsidRDefault="00027C07" w14:paraId="4468C9D9" w14:textId="77777777">
      <w:pPr>
        <w:pStyle w:val="Prrafodelista"/>
        <w:numPr>
          <w:ilvl w:val="1"/>
          <w:numId w:val="6"/>
        </w:numPr>
        <w:spacing w:after="0" w:line="360" w:lineRule="auto"/>
        <w:jc w:val="both"/>
        <w:rPr>
          <w:rFonts w:ascii="Times New Roman" w:hAnsi="Times New Roman"/>
        </w:rPr>
        <w:pPrChange w:author="Sebastian Vasquez" w:date="2026-04-27T01:19:41.897Z">
          <w:pPr>
            <w:pStyle w:val="Prrafodelista"/>
            <w:numPr>
              <w:ilvl w:val="0"/>
              <w:numId w:val="6"/>
            </w:numPr>
            <w:spacing w:after="0" w:line="360" w:lineRule="auto"/>
            <w:jc w:val="both"/>
          </w:pPr>
        </w:pPrChange>
      </w:pPr>
      <w:r w:rsidRPr="1154350A" w:rsidR="00027C07">
        <w:rPr>
          <w:rFonts w:ascii="Times New Roman" w:hAnsi="Times New Roman"/>
        </w:rPr>
        <w:t>Un valor de ponderación por respuesta.</w:t>
      </w:r>
    </w:p>
    <w:p w:rsidRPr="00FA704D" w:rsidR="00027C07" w:rsidP="1154350A" w:rsidRDefault="00027C07" w14:paraId="5043A9CB" w14:textId="77777777">
      <w:pPr>
        <w:spacing w:after="0" w:line="360" w:lineRule="auto"/>
        <w:ind w:left="720"/>
        <w:jc w:val="both"/>
        <w:rPr>
          <w:rFonts w:ascii="Times New Roman" w:hAnsi="Times New Roman"/>
        </w:rPr>
        <w:pPrChange w:author="Sebastian Vasquez" w:date="2026-04-27T01:19:41.898Z">
          <w:pPr>
            <w:spacing w:after="0" w:line="360" w:lineRule="auto"/>
            <w:ind w:left="708"/>
            <w:jc w:val="both"/>
          </w:pPr>
        </w:pPrChange>
      </w:pPr>
    </w:p>
    <w:p w:rsidRPr="00FA704D" w:rsidR="00027C07" w:rsidP="00FA704D" w:rsidRDefault="00027C07" w14:paraId="4ED59EF8" w14:textId="77777777">
      <w:pPr>
        <w:spacing w:after="0" w:line="360" w:lineRule="auto"/>
        <w:ind w:left="708"/>
        <w:jc w:val="both"/>
        <w:rPr>
          <w:rFonts w:ascii="Times New Roman" w:hAnsi="Times New Roman"/>
        </w:rPr>
      </w:pPr>
      <w:r w:rsidRPr="00FA704D">
        <w:rPr>
          <w:rFonts w:ascii="Times New Roman" w:hAnsi="Times New Roman"/>
        </w:rPr>
        <w:t>El sistema deberá:</w:t>
      </w:r>
    </w:p>
    <w:p w:rsidRPr="00FA704D" w:rsidR="00027C07" w:rsidP="005B6422" w:rsidRDefault="00027C07" w14:paraId="74408235" w14:textId="77777777">
      <w:pPr>
        <w:pStyle w:val="Prrafodelista"/>
        <w:numPr>
          <w:ilvl w:val="0"/>
          <w:numId w:val="8"/>
        </w:numPr>
        <w:spacing w:after="0" w:line="360" w:lineRule="auto"/>
        <w:jc w:val="both"/>
        <w:rPr>
          <w:rFonts w:ascii="Times New Roman" w:hAnsi="Times New Roman"/>
        </w:rPr>
      </w:pPr>
      <w:r w:rsidRPr="00FA704D">
        <w:rPr>
          <w:rFonts w:ascii="Times New Roman" w:hAnsi="Times New Roman"/>
        </w:rPr>
        <w:t>Sumar los valores ponderados.</w:t>
      </w:r>
    </w:p>
    <w:p w:rsidRPr="00FA704D" w:rsidR="00027C07" w:rsidP="005B6422" w:rsidRDefault="00027C07" w14:paraId="69D01D98" w14:textId="77777777">
      <w:pPr>
        <w:pStyle w:val="Prrafodelista"/>
        <w:numPr>
          <w:ilvl w:val="0"/>
          <w:numId w:val="7"/>
        </w:numPr>
        <w:spacing w:after="0" w:line="360" w:lineRule="auto"/>
        <w:jc w:val="both"/>
        <w:rPr>
          <w:rFonts w:ascii="Times New Roman" w:hAnsi="Times New Roman"/>
        </w:rPr>
      </w:pPr>
      <w:r w:rsidRPr="00FA704D">
        <w:rPr>
          <w:rFonts w:ascii="Times New Roman" w:hAnsi="Times New Roman"/>
        </w:rPr>
        <w:t>Aplicar reglas de negocio para la clasificación del perfil.</w:t>
      </w:r>
    </w:p>
    <w:p w:rsidRPr="00FA704D" w:rsidR="00027C07" w:rsidP="005B6422" w:rsidRDefault="00027C07" w14:paraId="700C3140" w14:textId="77777777">
      <w:pPr>
        <w:pStyle w:val="Prrafodelista"/>
        <w:numPr>
          <w:ilvl w:val="0"/>
          <w:numId w:val="7"/>
        </w:numPr>
        <w:spacing w:after="0" w:line="360" w:lineRule="auto"/>
        <w:jc w:val="both"/>
        <w:rPr>
          <w:rFonts w:ascii="Times New Roman" w:hAnsi="Times New Roman"/>
        </w:rPr>
      </w:pPr>
      <w:r w:rsidRPr="00FA704D">
        <w:rPr>
          <w:rFonts w:ascii="Times New Roman" w:hAnsi="Times New Roman"/>
        </w:rPr>
        <w:t>Permitir la parametrización futura de preguntas y ponderaciones sin requerir cambios de código.</w:t>
      </w:r>
    </w:p>
    <w:p w:rsidR="00027C07" w:rsidP="00FA704D" w:rsidRDefault="00027C07" w14:paraId="1ECA46B5" w14:textId="77777777">
      <w:pPr>
        <w:spacing w:after="0" w:line="360" w:lineRule="auto"/>
        <w:jc w:val="both"/>
        <w:rPr>
          <w:rFonts w:ascii="Times New Roman" w:hAnsi="Times New Roman"/>
        </w:rPr>
      </w:pPr>
    </w:p>
    <w:p w:rsidRPr="00FA704D" w:rsidR="00027C07" w:rsidP="009B0162" w:rsidRDefault="000E71FD" w14:paraId="51075B4E" w14:textId="401BA070">
      <w:pPr>
        <w:spacing w:after="0" w:line="360" w:lineRule="auto"/>
        <w:jc w:val="both"/>
        <w:rPr>
          <w:rFonts w:ascii="Times New Roman" w:hAnsi="Times New Roman"/>
          <w:b/>
          <w:bCs/>
        </w:rPr>
      </w:pPr>
      <w:r w:rsidRPr="00FA704D">
        <w:rPr>
          <w:rFonts w:ascii="Times New Roman" w:hAnsi="Times New Roman"/>
          <w:b/>
          <w:bCs/>
        </w:rPr>
        <w:t>3</w:t>
      </w:r>
      <w:r w:rsidRPr="00FA704D" w:rsidR="00027C07">
        <w:rPr>
          <w:rFonts w:ascii="Times New Roman" w:hAnsi="Times New Roman"/>
          <w:b/>
          <w:bCs/>
        </w:rPr>
        <w:t>.1.3 Determinación del Perfil Financiero</w:t>
      </w:r>
    </w:p>
    <w:p w:rsidRPr="00FA704D" w:rsidR="00027C07" w:rsidP="00FA704D" w:rsidRDefault="00027C07" w14:paraId="2246991A" w14:textId="77777777">
      <w:pPr>
        <w:spacing w:after="0" w:line="360" w:lineRule="auto"/>
        <w:ind w:left="708"/>
        <w:jc w:val="both"/>
        <w:rPr>
          <w:rFonts w:ascii="Times New Roman" w:hAnsi="Times New Roman"/>
        </w:rPr>
      </w:pPr>
    </w:p>
    <w:p w:rsidRPr="00FA704D" w:rsidR="00027C07" w:rsidP="00FA704D" w:rsidRDefault="00027C07" w14:paraId="096C4527" w14:textId="77777777">
      <w:pPr>
        <w:spacing w:after="0" w:line="360" w:lineRule="auto"/>
        <w:ind w:left="708"/>
        <w:jc w:val="both"/>
        <w:rPr>
          <w:rFonts w:ascii="Times New Roman" w:hAnsi="Times New Roman"/>
        </w:rPr>
      </w:pPr>
      <w:r w:rsidRPr="00FA704D">
        <w:rPr>
          <w:rFonts w:ascii="Times New Roman" w:hAnsi="Times New Roman"/>
        </w:rPr>
        <w:t>Con base en el resultado acumulado del cuestionario, el sistema determinará automáticamente el perfil del usuario, considerando:</w:t>
      </w:r>
    </w:p>
    <w:p w:rsidRPr="00FA704D" w:rsidR="00027C07" w:rsidP="005B6422" w:rsidRDefault="00027C07" w14:paraId="02041148" w14:textId="77777777">
      <w:pPr>
        <w:pStyle w:val="Prrafodelista"/>
        <w:numPr>
          <w:ilvl w:val="0"/>
          <w:numId w:val="9"/>
        </w:numPr>
        <w:spacing w:after="0" w:line="360" w:lineRule="auto"/>
        <w:jc w:val="both"/>
        <w:rPr>
          <w:rFonts w:ascii="Times New Roman" w:hAnsi="Times New Roman"/>
        </w:rPr>
      </w:pPr>
      <w:r w:rsidRPr="00FA704D">
        <w:rPr>
          <w:rFonts w:ascii="Times New Roman" w:hAnsi="Times New Roman"/>
        </w:rPr>
        <w:t>Reglas de validación cruzada entre categorías.</w:t>
      </w:r>
    </w:p>
    <w:p w:rsidRPr="00FA704D" w:rsidR="00027C07" w:rsidP="005B6422" w:rsidRDefault="00027C07" w14:paraId="7117A010" w14:textId="77777777">
      <w:pPr>
        <w:pStyle w:val="Prrafodelista"/>
        <w:numPr>
          <w:ilvl w:val="0"/>
          <w:numId w:val="9"/>
        </w:numPr>
        <w:spacing w:after="0" w:line="360" w:lineRule="auto"/>
        <w:jc w:val="both"/>
        <w:rPr>
          <w:rFonts w:ascii="Times New Roman" w:hAnsi="Times New Roman"/>
        </w:rPr>
      </w:pPr>
      <w:r w:rsidRPr="00FA704D">
        <w:rPr>
          <w:rFonts w:ascii="Times New Roman" w:hAnsi="Times New Roman"/>
        </w:rPr>
        <w:t>Registro del perfil asignado con fecha y versión del modelo de perfilamiento.</w:t>
      </w:r>
    </w:p>
    <w:p w:rsidRPr="00FA704D" w:rsidR="00027C07" w:rsidP="00FA704D" w:rsidRDefault="00027C07" w14:paraId="32648CC3" w14:textId="77777777">
      <w:pPr>
        <w:spacing w:after="0" w:line="360" w:lineRule="auto"/>
        <w:ind w:left="1068"/>
        <w:jc w:val="both"/>
        <w:rPr>
          <w:rFonts w:ascii="Times New Roman" w:hAnsi="Times New Roman"/>
        </w:rPr>
      </w:pPr>
      <w:r w:rsidRPr="00FA704D">
        <w:rPr>
          <w:rFonts w:ascii="Times New Roman" w:hAnsi="Times New Roman"/>
        </w:rPr>
        <w:t>Perfiles:</w:t>
      </w:r>
    </w:p>
    <w:p w:rsidRPr="00FA704D" w:rsidR="00027C07" w:rsidP="005B6422" w:rsidRDefault="00027C07" w14:paraId="5678E47D" w14:textId="77777777">
      <w:pPr>
        <w:pStyle w:val="Prrafodelista"/>
        <w:numPr>
          <w:ilvl w:val="0"/>
          <w:numId w:val="12"/>
        </w:numPr>
        <w:spacing w:after="0" w:line="360" w:lineRule="auto"/>
        <w:jc w:val="both"/>
        <w:rPr>
          <w:rFonts w:ascii="Times New Roman" w:hAnsi="Times New Roman"/>
        </w:rPr>
      </w:pPr>
      <w:r w:rsidRPr="00FA704D">
        <w:rPr>
          <w:rFonts w:ascii="Times New Roman" w:hAnsi="Times New Roman"/>
        </w:rPr>
        <w:t>Conservador</w:t>
      </w:r>
    </w:p>
    <w:p w:rsidRPr="00FA704D" w:rsidR="00027C07" w:rsidP="005B6422" w:rsidRDefault="00027C07" w14:paraId="76E26C78" w14:textId="77777777">
      <w:pPr>
        <w:pStyle w:val="Prrafodelista"/>
        <w:numPr>
          <w:ilvl w:val="0"/>
          <w:numId w:val="12"/>
        </w:numPr>
        <w:spacing w:after="0" w:line="360" w:lineRule="auto"/>
        <w:jc w:val="both"/>
        <w:rPr>
          <w:rFonts w:ascii="Times New Roman" w:hAnsi="Times New Roman"/>
        </w:rPr>
      </w:pPr>
      <w:r w:rsidRPr="00FA704D">
        <w:rPr>
          <w:rFonts w:ascii="Times New Roman" w:hAnsi="Times New Roman"/>
        </w:rPr>
        <w:t>Moderado</w:t>
      </w:r>
    </w:p>
    <w:p w:rsidRPr="00FA704D" w:rsidR="00027C07" w:rsidP="005B6422" w:rsidRDefault="00027C07" w14:paraId="6768285C" w14:textId="77777777">
      <w:pPr>
        <w:pStyle w:val="Prrafodelista"/>
        <w:numPr>
          <w:ilvl w:val="0"/>
          <w:numId w:val="12"/>
        </w:numPr>
        <w:spacing w:after="0" w:line="360" w:lineRule="auto"/>
        <w:jc w:val="both"/>
        <w:rPr>
          <w:rFonts w:ascii="Times New Roman" w:hAnsi="Times New Roman"/>
        </w:rPr>
      </w:pPr>
      <w:r w:rsidRPr="00FA704D">
        <w:rPr>
          <w:rFonts w:ascii="Times New Roman" w:hAnsi="Times New Roman"/>
        </w:rPr>
        <w:t>Agresivo</w:t>
      </w:r>
    </w:p>
    <w:p w:rsidRPr="00FA704D" w:rsidR="00027C07" w:rsidP="00C633B6" w:rsidRDefault="00027C07" w14:paraId="21E13980" w14:textId="77777777">
      <w:pPr>
        <w:spacing w:after="0" w:line="360" w:lineRule="auto"/>
        <w:ind w:left="348"/>
        <w:jc w:val="both"/>
        <w:rPr>
          <w:rFonts w:ascii="Times New Roman" w:hAnsi="Times New Roman"/>
        </w:rPr>
      </w:pPr>
    </w:p>
    <w:p w:rsidRPr="00FA704D" w:rsidR="00027C07" w:rsidP="009B0162" w:rsidRDefault="000E71FD" w14:paraId="5867A270" w14:textId="26F8BD52">
      <w:pPr>
        <w:spacing w:after="0" w:line="360" w:lineRule="auto"/>
        <w:jc w:val="both"/>
        <w:rPr>
          <w:del w:author="Luis Guevara" w:date="2026-04-22T17:15:00Z" w16du:dateUtc="2026-04-22T17:15:40Z" w:id="17"/>
          <w:rFonts w:ascii="Times New Roman" w:hAnsi="Times New Roman"/>
          <w:b/>
          <w:bCs/>
        </w:rPr>
      </w:pPr>
      <w:del w:author="Luis Guevara" w:date="2026-04-22T17:15:00Z" w16du:dateUtc="2026-04-22T17:15:40Z" w:id="18">
        <w:r w:rsidRPr="00FA704D">
          <w:rPr>
            <w:rFonts w:ascii="Times New Roman" w:hAnsi="Times New Roman"/>
            <w:b/>
            <w:bCs/>
          </w:rPr>
          <w:delText>3</w:delText>
        </w:r>
        <w:r w:rsidRPr="00FA704D" w:rsidR="00027C07">
          <w:rPr>
            <w:rFonts w:ascii="Times New Roman" w:hAnsi="Times New Roman"/>
            <w:b/>
            <w:bCs/>
          </w:rPr>
          <w:delText>.1.4 Recomendación de Productos</w:delText>
        </w:r>
      </w:del>
    </w:p>
    <w:p w:rsidRPr="00FA704D" w:rsidR="00027C07" w:rsidP="00FA704D" w:rsidRDefault="00027C07" w14:paraId="1ACF92B5" w14:textId="77777777">
      <w:pPr>
        <w:spacing w:after="0" w:line="360" w:lineRule="auto"/>
        <w:ind w:left="708"/>
        <w:jc w:val="both"/>
        <w:rPr>
          <w:del w:author="Luis Guevara" w:date="2026-04-22T17:15:00Z" w16du:dateUtc="2026-04-22T17:15:40Z" w:id="19"/>
          <w:rFonts w:ascii="Times New Roman" w:hAnsi="Times New Roman"/>
        </w:rPr>
      </w:pPr>
    </w:p>
    <w:p w:rsidR="00325298" w:rsidP="0046261B" w:rsidRDefault="008F02FC" w14:paraId="7753FEAA" w14:textId="7EFC9E35">
      <w:pPr>
        <w:spacing w:after="0" w:line="360" w:lineRule="auto"/>
        <w:ind w:left="708"/>
        <w:jc w:val="both"/>
        <w:rPr>
          <w:del w:author="Luis Guevara" w:date="2026-04-22T17:15:00Z" w16du:dateUtc="2026-04-22T17:15:40Z" w:id="20"/>
          <w:rFonts w:ascii="Times New Roman" w:hAnsi="Times New Roman"/>
        </w:rPr>
      </w:pPr>
      <w:del w:author="Luis Guevara" w:date="2026-04-22T17:15:00Z" w16du:dateUtc="2026-04-22T17:15:40Z" w:id="21">
        <w:r>
          <w:rPr>
            <w:rFonts w:ascii="Times New Roman" w:hAnsi="Times New Roman"/>
          </w:rPr>
          <w:delText xml:space="preserve">Dado que </w:delText>
        </w:r>
        <w:r w:rsidR="008338AC">
          <w:rPr>
            <w:rFonts w:ascii="Times New Roman" w:hAnsi="Times New Roman"/>
          </w:rPr>
          <w:delText xml:space="preserve">la definición actual se basa en </w:delText>
        </w:r>
        <w:r w:rsidR="00FC4092">
          <w:rPr>
            <w:rFonts w:ascii="Times New Roman" w:hAnsi="Times New Roman"/>
          </w:rPr>
          <w:delText xml:space="preserve">la presentación de </w:delText>
        </w:r>
        <w:r w:rsidR="008338AC">
          <w:rPr>
            <w:rFonts w:ascii="Times New Roman" w:hAnsi="Times New Roman"/>
          </w:rPr>
          <w:delText xml:space="preserve">un solo producto </w:delText>
        </w:r>
        <w:r w:rsidR="00FC4092">
          <w:rPr>
            <w:rFonts w:ascii="Times New Roman" w:hAnsi="Times New Roman"/>
          </w:rPr>
          <w:delText xml:space="preserve">que genera un rendimiento </w:delText>
        </w:r>
        <w:r w:rsidR="008338AC">
          <w:rPr>
            <w:rFonts w:ascii="Times New Roman" w:hAnsi="Times New Roman"/>
          </w:rPr>
          <w:delText>periódic</w:delText>
        </w:r>
        <w:r w:rsidR="00FC4092">
          <w:rPr>
            <w:rFonts w:ascii="Times New Roman" w:hAnsi="Times New Roman"/>
          </w:rPr>
          <w:delText>o</w:delText>
        </w:r>
        <w:r w:rsidR="008338AC">
          <w:rPr>
            <w:rFonts w:ascii="Times New Roman" w:hAnsi="Times New Roman"/>
          </w:rPr>
          <w:delText xml:space="preserve">, no existirá un modelo de recomendación de productos; sin embargo, se mantendrá el </w:delText>
        </w:r>
        <w:r w:rsidR="00627201">
          <w:rPr>
            <w:rFonts w:ascii="Times New Roman" w:hAnsi="Times New Roman"/>
          </w:rPr>
          <w:delText xml:space="preserve">perfilamiento del cliente en base al </w:delText>
        </w:r>
        <w:r w:rsidRPr="0046261B" w:rsidR="0046261B">
          <w:rPr>
            <w:rFonts w:ascii="Times New Roman" w:hAnsi="Times New Roman"/>
          </w:rPr>
          <w:delText>riesgo, horizonte y comportamiento de inversión</w:delText>
        </w:r>
        <w:r w:rsidR="00627201">
          <w:rPr>
            <w:rFonts w:ascii="Times New Roman" w:hAnsi="Times New Roman"/>
          </w:rPr>
          <w:delText>,</w:delText>
        </w:r>
        <w:r w:rsidR="0046261B">
          <w:rPr>
            <w:rFonts w:ascii="Times New Roman" w:hAnsi="Times New Roman"/>
          </w:rPr>
          <w:delText xml:space="preserve"> </w:delText>
        </w:r>
      </w:del>
    </w:p>
    <w:p w:rsidRPr="00FA704D" w:rsidR="00027C07" w:rsidP="00B109B3" w:rsidRDefault="00027C07" w14:paraId="75650F25" w14:textId="19D11B8D">
      <w:pPr>
        <w:spacing w:after="0" w:line="360" w:lineRule="auto"/>
        <w:jc w:val="both"/>
        <w:rPr>
          <w:rFonts w:ascii="Times New Roman" w:hAnsi="Times New Roman"/>
        </w:rPr>
      </w:pPr>
    </w:p>
    <w:p w:rsidRPr="00FA704D" w:rsidR="00027C07" w:rsidP="009B0162" w:rsidRDefault="000E71FD" w14:paraId="4102FEB8" w14:textId="762EF59E">
      <w:pPr>
        <w:spacing w:after="0" w:line="360" w:lineRule="auto"/>
        <w:jc w:val="both"/>
        <w:rPr>
          <w:rFonts w:ascii="Times New Roman" w:hAnsi="Times New Roman"/>
          <w:b/>
          <w:bCs/>
        </w:rPr>
      </w:pPr>
      <w:r w:rsidRPr="00FA704D">
        <w:rPr>
          <w:rFonts w:ascii="Times New Roman" w:hAnsi="Times New Roman"/>
          <w:b/>
          <w:bCs/>
        </w:rPr>
        <w:t>3</w:t>
      </w:r>
      <w:r w:rsidRPr="00FA704D" w:rsidR="00027C07">
        <w:rPr>
          <w:rFonts w:ascii="Times New Roman" w:hAnsi="Times New Roman"/>
          <w:b/>
          <w:bCs/>
        </w:rPr>
        <w:t>.1.5 Captura y Gestión de Información</w:t>
      </w:r>
    </w:p>
    <w:p w:rsidRPr="00FA704D" w:rsidR="00027C07" w:rsidP="00FA704D" w:rsidRDefault="00027C07" w14:paraId="3B8FB751" w14:textId="77777777">
      <w:pPr>
        <w:spacing w:after="0" w:line="360" w:lineRule="auto"/>
        <w:ind w:left="708"/>
        <w:jc w:val="both"/>
        <w:rPr>
          <w:rFonts w:ascii="Times New Roman" w:hAnsi="Times New Roman"/>
        </w:rPr>
      </w:pPr>
      <w:r w:rsidRPr="00FA704D">
        <w:rPr>
          <w:rFonts w:ascii="Times New Roman" w:hAnsi="Times New Roman"/>
        </w:rPr>
        <w:t>El sistema deberá almacenar:</w:t>
      </w:r>
    </w:p>
    <w:p w:rsidRPr="00FA704D" w:rsidR="00027C07" w:rsidP="005B6422" w:rsidRDefault="00027C07" w14:paraId="13786D07" w14:textId="77777777">
      <w:pPr>
        <w:pStyle w:val="Prrafodelista"/>
        <w:numPr>
          <w:ilvl w:val="0"/>
          <w:numId w:val="10"/>
        </w:numPr>
        <w:spacing w:after="0" w:line="360" w:lineRule="auto"/>
        <w:jc w:val="both"/>
        <w:rPr>
          <w:rFonts w:ascii="Times New Roman" w:hAnsi="Times New Roman"/>
        </w:rPr>
      </w:pPr>
      <w:r w:rsidRPr="00FA704D">
        <w:rPr>
          <w:rFonts w:ascii="Times New Roman" w:hAnsi="Times New Roman"/>
        </w:rPr>
        <w:t>Respuestas individuales del cuestionario.</w:t>
      </w:r>
    </w:p>
    <w:p w:rsidRPr="00FA704D" w:rsidR="00027C07" w:rsidP="005B6422" w:rsidRDefault="00027C07" w14:paraId="0DFB6DC7" w14:textId="77777777">
      <w:pPr>
        <w:pStyle w:val="Prrafodelista"/>
        <w:numPr>
          <w:ilvl w:val="0"/>
          <w:numId w:val="10"/>
        </w:numPr>
        <w:spacing w:after="0" w:line="360" w:lineRule="auto"/>
        <w:jc w:val="both"/>
        <w:rPr>
          <w:rFonts w:ascii="Times New Roman" w:hAnsi="Times New Roman"/>
        </w:rPr>
      </w:pPr>
      <w:r w:rsidRPr="00FA704D">
        <w:rPr>
          <w:rFonts w:ascii="Times New Roman" w:hAnsi="Times New Roman"/>
        </w:rPr>
        <w:t>Perfil financiero asignado.</w:t>
      </w:r>
    </w:p>
    <w:p w:rsidRPr="00FA704D" w:rsidR="00027C07" w:rsidP="005B6422" w:rsidRDefault="00027C07" w14:paraId="01AF22AB" w14:textId="77777777">
      <w:pPr>
        <w:pStyle w:val="Prrafodelista"/>
        <w:numPr>
          <w:ilvl w:val="0"/>
          <w:numId w:val="10"/>
        </w:numPr>
        <w:spacing w:after="0" w:line="360" w:lineRule="auto"/>
        <w:jc w:val="both"/>
        <w:rPr>
          <w:rFonts w:ascii="Times New Roman" w:hAnsi="Times New Roman"/>
        </w:rPr>
      </w:pPr>
      <w:r w:rsidRPr="00FA704D">
        <w:rPr>
          <w:rFonts w:ascii="Times New Roman" w:hAnsi="Times New Roman"/>
        </w:rPr>
        <w:t>Historial de perfilamientos realizados.</w:t>
      </w:r>
    </w:p>
    <w:p w:rsidRPr="00FA704D" w:rsidR="00027C07" w:rsidP="005B6422" w:rsidRDefault="00027C07" w14:paraId="36D1B684" w14:textId="77777777">
      <w:pPr>
        <w:pStyle w:val="Prrafodelista"/>
        <w:numPr>
          <w:ilvl w:val="0"/>
          <w:numId w:val="10"/>
        </w:numPr>
        <w:spacing w:after="0" w:line="360" w:lineRule="auto"/>
        <w:jc w:val="both"/>
        <w:rPr>
          <w:rFonts w:ascii="Times New Roman" w:hAnsi="Times New Roman"/>
        </w:rPr>
      </w:pPr>
      <w:r w:rsidRPr="00FA704D">
        <w:rPr>
          <w:rFonts w:ascii="Times New Roman" w:hAnsi="Times New Roman"/>
        </w:rPr>
        <w:t>Consentimiento del usuario para el uso de la información.</w:t>
      </w:r>
    </w:p>
    <w:p w:rsidR="003129C8" w:rsidP="00FA704D" w:rsidRDefault="003129C8" w14:paraId="7C5B3C55" w14:textId="77777777">
      <w:pPr>
        <w:spacing w:after="0" w:line="360" w:lineRule="auto"/>
        <w:ind w:left="708"/>
        <w:jc w:val="both"/>
        <w:rPr>
          <w:rFonts w:ascii="Times New Roman" w:hAnsi="Times New Roman"/>
        </w:rPr>
      </w:pPr>
    </w:p>
    <w:p w:rsidRPr="00FA704D" w:rsidR="00027C07" w:rsidP="00FA704D" w:rsidRDefault="00027C07" w14:paraId="2653A8DE" w14:textId="14C8F492">
      <w:pPr>
        <w:spacing w:after="0" w:line="360" w:lineRule="auto"/>
        <w:ind w:left="708"/>
        <w:jc w:val="both"/>
        <w:rPr>
          <w:rFonts w:ascii="Times New Roman" w:hAnsi="Times New Roman"/>
        </w:rPr>
      </w:pPr>
      <w:r w:rsidRPr="00FA704D">
        <w:rPr>
          <w:rFonts w:ascii="Times New Roman" w:hAnsi="Times New Roman"/>
        </w:rPr>
        <w:t>La información deberá ser:</w:t>
      </w:r>
    </w:p>
    <w:p w:rsidRPr="00FA704D" w:rsidR="00027C07" w:rsidP="005B6422" w:rsidRDefault="00027C07" w14:paraId="72821EFE" w14:textId="77777777">
      <w:pPr>
        <w:pStyle w:val="Prrafodelista"/>
        <w:numPr>
          <w:ilvl w:val="0"/>
          <w:numId w:val="10"/>
        </w:numPr>
        <w:spacing w:after="0" w:line="360" w:lineRule="auto"/>
        <w:jc w:val="both"/>
        <w:rPr>
          <w:rFonts w:ascii="Times New Roman" w:hAnsi="Times New Roman"/>
        </w:rPr>
      </w:pPr>
      <w:r w:rsidRPr="00FA704D">
        <w:rPr>
          <w:rFonts w:ascii="Times New Roman" w:hAnsi="Times New Roman"/>
        </w:rPr>
        <w:t>Persistida de forma segura.</w:t>
      </w:r>
    </w:p>
    <w:p w:rsidRPr="00FA704D" w:rsidR="00027C07" w:rsidP="005B6422" w:rsidRDefault="00027C07" w14:paraId="04EBE805" w14:textId="3C41DB8D">
      <w:pPr>
        <w:pStyle w:val="Prrafodelista"/>
        <w:numPr>
          <w:ilvl w:val="0"/>
          <w:numId w:val="10"/>
        </w:numPr>
        <w:spacing w:after="0" w:line="360" w:lineRule="auto"/>
        <w:jc w:val="both"/>
        <w:rPr>
          <w:rFonts w:ascii="Times New Roman" w:hAnsi="Times New Roman"/>
        </w:rPr>
      </w:pPr>
      <w:r w:rsidRPr="00FA704D">
        <w:rPr>
          <w:rFonts w:ascii="Times New Roman" w:hAnsi="Times New Roman"/>
        </w:rPr>
        <w:t>Almacenada en Dynamics.</w:t>
      </w:r>
      <w:r w:rsidR="00EB6A71">
        <w:rPr>
          <w:rFonts w:ascii="Times New Roman" w:hAnsi="Times New Roman"/>
        </w:rPr>
        <w:t xml:space="preserve"> (se debe crear una opción</w:t>
      </w:r>
      <w:r w:rsidR="00ED4FDB">
        <w:rPr>
          <w:rFonts w:ascii="Times New Roman" w:hAnsi="Times New Roman"/>
        </w:rPr>
        <w:t xml:space="preserve"> en la consulta del cliente</w:t>
      </w:r>
      <w:r w:rsidR="00EB6A71">
        <w:rPr>
          <w:rFonts w:ascii="Times New Roman" w:hAnsi="Times New Roman"/>
        </w:rPr>
        <w:t xml:space="preserve"> </w:t>
      </w:r>
      <w:r w:rsidR="00A321E8">
        <w:rPr>
          <w:rFonts w:ascii="Times New Roman" w:hAnsi="Times New Roman"/>
        </w:rPr>
        <w:t xml:space="preserve">para </w:t>
      </w:r>
      <w:r w:rsidR="00EB6A71">
        <w:rPr>
          <w:rFonts w:ascii="Times New Roman" w:hAnsi="Times New Roman"/>
        </w:rPr>
        <w:t>que los asesores comerciales puedan visualizar el resultado del perfilamiento)</w:t>
      </w:r>
    </w:p>
    <w:p w:rsidR="00027C07" w:rsidP="00FA704D" w:rsidRDefault="00027C07" w14:paraId="6930B11A" w14:textId="77777777">
      <w:pPr>
        <w:pStyle w:val="Prrafodelista"/>
        <w:spacing w:after="0" w:line="360" w:lineRule="auto"/>
        <w:ind w:left="1428"/>
        <w:jc w:val="both"/>
        <w:rPr>
          <w:rFonts w:ascii="Times New Roman" w:hAnsi="Times New Roman"/>
        </w:rPr>
      </w:pPr>
    </w:p>
    <w:p w:rsidRPr="00FA704D" w:rsidR="00027C07" w:rsidP="009B0162" w:rsidRDefault="000E71FD" w14:paraId="05EAB8A2" w14:textId="3EDC90C8">
      <w:pPr>
        <w:spacing w:after="0" w:line="360" w:lineRule="auto"/>
        <w:jc w:val="both"/>
        <w:rPr>
          <w:rFonts w:ascii="Times New Roman" w:hAnsi="Times New Roman"/>
          <w:b/>
          <w:bCs/>
        </w:rPr>
      </w:pPr>
      <w:r w:rsidRPr="00FA704D">
        <w:rPr>
          <w:rFonts w:ascii="Times New Roman" w:hAnsi="Times New Roman"/>
          <w:b/>
          <w:bCs/>
        </w:rPr>
        <w:t>3</w:t>
      </w:r>
      <w:r w:rsidRPr="00FA704D" w:rsidR="00027C07">
        <w:rPr>
          <w:rFonts w:ascii="Times New Roman" w:hAnsi="Times New Roman"/>
          <w:b/>
          <w:bCs/>
        </w:rPr>
        <w:t>.1.6 Flujo Funcional Resumido</w:t>
      </w:r>
    </w:p>
    <w:p w:rsidRPr="00FA704D" w:rsidR="00CE6868" w:rsidP="00CE6868" w:rsidRDefault="00CE6868" w14:paraId="49FBBD13" w14:textId="319D9EE4">
      <w:pPr>
        <w:spacing w:after="0" w:line="360" w:lineRule="auto"/>
        <w:jc w:val="both"/>
        <w:rPr>
          <w:rFonts w:ascii="Times New Roman" w:hAnsi="Times New Roman"/>
        </w:rPr>
      </w:pPr>
      <w:r>
        <w:rPr>
          <w:rFonts w:ascii="Times New Roman" w:hAnsi="Times New Roman"/>
        </w:rPr>
        <w:t xml:space="preserve">Se resume el proceso del usuario </w:t>
      </w:r>
      <w:r w:rsidR="00876408">
        <w:rPr>
          <w:rFonts w:ascii="Times New Roman" w:hAnsi="Times New Roman"/>
        </w:rPr>
        <w:t>para validar qué tipo de inversionista es:</w:t>
      </w:r>
    </w:p>
    <w:p w:rsidRPr="00FA704D" w:rsidR="00027C07" w:rsidP="005B6422" w:rsidRDefault="00027C07" w14:paraId="38B32D90" w14:textId="77777777">
      <w:pPr>
        <w:pStyle w:val="Prrafodelista"/>
        <w:numPr>
          <w:ilvl w:val="0"/>
          <w:numId w:val="11"/>
        </w:numPr>
        <w:spacing w:after="0" w:line="360" w:lineRule="auto"/>
        <w:jc w:val="both"/>
        <w:rPr>
          <w:rFonts w:ascii="Times New Roman" w:hAnsi="Times New Roman"/>
        </w:rPr>
      </w:pPr>
      <w:r w:rsidRPr="00FA704D">
        <w:rPr>
          <w:rFonts w:ascii="Times New Roman" w:hAnsi="Times New Roman"/>
        </w:rPr>
        <w:t>Acceso al módulo de Perfilamiento.</w:t>
      </w:r>
    </w:p>
    <w:p w:rsidRPr="00FA704D" w:rsidR="00027C07" w:rsidP="005B6422" w:rsidRDefault="00027C07" w14:paraId="4CE7D204" w14:textId="77777777">
      <w:pPr>
        <w:pStyle w:val="Prrafodelista"/>
        <w:numPr>
          <w:ilvl w:val="0"/>
          <w:numId w:val="11"/>
        </w:numPr>
        <w:spacing w:after="0" w:line="360" w:lineRule="auto"/>
        <w:jc w:val="both"/>
        <w:rPr>
          <w:rFonts w:ascii="Times New Roman" w:hAnsi="Times New Roman"/>
        </w:rPr>
      </w:pPr>
      <w:r w:rsidRPr="00FA704D">
        <w:rPr>
          <w:rFonts w:ascii="Times New Roman" w:hAnsi="Times New Roman"/>
        </w:rPr>
        <w:t>Presentación del objetivo y consentimiento informado.</w:t>
      </w:r>
    </w:p>
    <w:p w:rsidRPr="00FA704D" w:rsidR="00027C07" w:rsidP="005B6422" w:rsidRDefault="00027C07" w14:paraId="7470C216" w14:textId="77777777">
      <w:pPr>
        <w:pStyle w:val="Prrafodelista"/>
        <w:numPr>
          <w:ilvl w:val="0"/>
          <w:numId w:val="11"/>
        </w:numPr>
        <w:spacing w:after="0" w:line="360" w:lineRule="auto"/>
        <w:jc w:val="both"/>
        <w:rPr>
          <w:rFonts w:ascii="Times New Roman" w:hAnsi="Times New Roman"/>
        </w:rPr>
      </w:pPr>
      <w:r w:rsidRPr="00FA704D">
        <w:rPr>
          <w:rFonts w:ascii="Times New Roman" w:hAnsi="Times New Roman"/>
        </w:rPr>
        <w:t>Respuesta al cuestionario por categorías.</w:t>
      </w:r>
    </w:p>
    <w:p w:rsidRPr="00FA704D" w:rsidR="00027C07" w:rsidP="005B6422" w:rsidRDefault="00027C07" w14:paraId="24D2AFA5" w14:textId="77777777">
      <w:pPr>
        <w:pStyle w:val="Prrafodelista"/>
        <w:numPr>
          <w:ilvl w:val="0"/>
          <w:numId w:val="11"/>
        </w:numPr>
        <w:spacing w:after="0" w:line="360" w:lineRule="auto"/>
        <w:jc w:val="both"/>
        <w:rPr>
          <w:rFonts w:ascii="Times New Roman" w:hAnsi="Times New Roman"/>
        </w:rPr>
      </w:pPr>
      <w:r w:rsidRPr="00FA704D">
        <w:rPr>
          <w:rFonts w:ascii="Times New Roman" w:hAnsi="Times New Roman"/>
        </w:rPr>
        <w:t>Cálculo automático del perfil financiero.</w:t>
      </w:r>
    </w:p>
    <w:p w:rsidRPr="00FA704D" w:rsidR="00027C07" w:rsidP="005B6422" w:rsidRDefault="00027C07" w14:paraId="41A904EA" w14:textId="3B62CD1C">
      <w:pPr>
        <w:pStyle w:val="Prrafodelista"/>
        <w:numPr>
          <w:ilvl w:val="0"/>
          <w:numId w:val="11"/>
        </w:numPr>
        <w:spacing w:after="0" w:line="360" w:lineRule="auto"/>
        <w:jc w:val="both"/>
        <w:rPr>
          <w:rFonts w:ascii="Times New Roman" w:hAnsi="Times New Roman"/>
        </w:rPr>
      </w:pPr>
      <w:r w:rsidRPr="00FA704D">
        <w:rPr>
          <w:rFonts w:ascii="Times New Roman" w:hAnsi="Times New Roman"/>
        </w:rPr>
        <w:t xml:space="preserve">Visualización del </w:t>
      </w:r>
      <w:r w:rsidR="00D9349D">
        <w:rPr>
          <w:rFonts w:ascii="Times New Roman" w:hAnsi="Times New Roman"/>
        </w:rPr>
        <w:t xml:space="preserve">resultado de </w:t>
      </w:r>
      <w:r w:rsidRPr="00FA704D">
        <w:rPr>
          <w:rFonts w:ascii="Times New Roman" w:hAnsi="Times New Roman"/>
        </w:rPr>
        <w:t>perfil</w:t>
      </w:r>
      <w:r w:rsidR="00684442">
        <w:rPr>
          <w:rFonts w:ascii="Times New Roman" w:hAnsi="Times New Roman"/>
        </w:rPr>
        <w:t>amiento</w:t>
      </w:r>
      <w:r w:rsidRPr="00FA704D">
        <w:rPr>
          <w:rFonts w:ascii="Times New Roman" w:hAnsi="Times New Roman"/>
        </w:rPr>
        <w:t>.</w:t>
      </w:r>
    </w:p>
    <w:p w:rsidRPr="00FA704D" w:rsidR="00027C07" w:rsidP="005B6422" w:rsidRDefault="00027C07" w14:paraId="0C2E52C9" w14:textId="77777777">
      <w:pPr>
        <w:pStyle w:val="Prrafodelista"/>
        <w:numPr>
          <w:ilvl w:val="0"/>
          <w:numId w:val="11"/>
        </w:numPr>
        <w:spacing w:after="0" w:line="360" w:lineRule="auto"/>
        <w:jc w:val="both"/>
        <w:rPr>
          <w:rFonts w:ascii="Times New Roman" w:hAnsi="Times New Roman"/>
        </w:rPr>
      </w:pPr>
      <w:r w:rsidRPr="00FA704D">
        <w:rPr>
          <w:rFonts w:ascii="Times New Roman" w:hAnsi="Times New Roman"/>
        </w:rPr>
        <w:t>Opción de contacto o asesoría financiera.</w:t>
      </w:r>
    </w:p>
    <w:p w:rsidRPr="00FA704D" w:rsidR="00027C07" w:rsidP="005B6422" w:rsidRDefault="00027C07" w14:paraId="682AB153" w14:textId="68097E3E">
      <w:pPr>
        <w:pStyle w:val="Prrafodelista"/>
        <w:numPr>
          <w:ilvl w:val="0"/>
          <w:numId w:val="11"/>
        </w:numPr>
        <w:spacing w:after="0" w:line="360" w:lineRule="auto"/>
        <w:jc w:val="both"/>
        <w:rPr>
          <w:rFonts w:ascii="Times New Roman" w:hAnsi="Times New Roman"/>
        </w:rPr>
      </w:pPr>
      <w:r w:rsidRPr="5DC9E159">
        <w:rPr>
          <w:rFonts w:ascii="Times New Roman" w:hAnsi="Times New Roman"/>
        </w:rPr>
        <w:t>Registro</w:t>
      </w:r>
      <w:r w:rsidRPr="5DC9E159" w:rsidR="0377681B">
        <w:rPr>
          <w:rFonts w:ascii="Times New Roman" w:hAnsi="Times New Roman"/>
        </w:rPr>
        <w:t xml:space="preserve">, </w:t>
      </w:r>
      <w:r w:rsidRPr="5DC9E159">
        <w:rPr>
          <w:rFonts w:ascii="Times New Roman" w:hAnsi="Times New Roman"/>
        </w:rPr>
        <w:t xml:space="preserve">almacenamiento </w:t>
      </w:r>
      <w:r w:rsidRPr="5DC9E159" w:rsidR="44A344A5">
        <w:rPr>
          <w:rFonts w:ascii="Times New Roman" w:hAnsi="Times New Roman"/>
        </w:rPr>
        <w:t xml:space="preserve">y visualización </w:t>
      </w:r>
      <w:r w:rsidRPr="5DC9E159">
        <w:rPr>
          <w:rFonts w:ascii="Times New Roman" w:hAnsi="Times New Roman"/>
        </w:rPr>
        <w:t>de resultados</w:t>
      </w:r>
      <w:r w:rsidRPr="5DC9E159" w:rsidR="00ED4FDB">
        <w:rPr>
          <w:rFonts w:ascii="Times New Roman" w:hAnsi="Times New Roman"/>
        </w:rPr>
        <w:t xml:space="preserve"> en Dynamics</w:t>
      </w:r>
      <w:r w:rsidRPr="5DC9E159">
        <w:rPr>
          <w:rFonts w:ascii="Times New Roman" w:hAnsi="Times New Roman"/>
        </w:rPr>
        <w:t>.</w:t>
      </w:r>
    </w:p>
    <w:p w:rsidR="776436F9" w:rsidP="5DC9E159" w:rsidRDefault="5D5FB040" w14:paraId="7D9FA6AE" w14:textId="01D6E2FF">
      <w:pPr>
        <w:pStyle w:val="Prrafodelista"/>
        <w:numPr>
          <w:ilvl w:val="1"/>
          <w:numId w:val="11"/>
        </w:numPr>
        <w:spacing w:after="0" w:line="360" w:lineRule="auto"/>
        <w:jc w:val="both"/>
        <w:rPr>
          <w:rFonts w:ascii="Times New Roman" w:hAnsi="Times New Roman"/>
        </w:rPr>
      </w:pPr>
      <w:r w:rsidRPr="5DC9E159">
        <w:rPr>
          <w:rFonts w:ascii="Times New Roman" w:hAnsi="Times New Roman"/>
        </w:rPr>
        <w:t>Resultado del perfil asignado</w:t>
      </w:r>
    </w:p>
    <w:p w:rsidR="5D5FB040" w:rsidP="5DC9E159" w:rsidRDefault="5D5FB040" w14:paraId="3564414B" w14:textId="2C6D9F71">
      <w:pPr>
        <w:pStyle w:val="Prrafodelista"/>
        <w:numPr>
          <w:ilvl w:val="1"/>
          <w:numId w:val="11"/>
        </w:numPr>
        <w:spacing w:after="0" w:line="360" w:lineRule="auto"/>
        <w:jc w:val="both"/>
        <w:rPr>
          <w:rFonts w:ascii="Times New Roman" w:hAnsi="Times New Roman"/>
        </w:rPr>
      </w:pPr>
      <w:r w:rsidRPr="5DC9E159">
        <w:rPr>
          <w:rFonts w:ascii="Times New Roman" w:hAnsi="Times New Roman"/>
        </w:rPr>
        <w:t>Detalle de respuestas marcadas por el usuario a cada una de las preguntas</w:t>
      </w:r>
      <w:r w:rsidRPr="5DC9E159" w:rsidR="00A7B609">
        <w:rPr>
          <w:rFonts w:ascii="Times New Roman" w:hAnsi="Times New Roman"/>
        </w:rPr>
        <w:t xml:space="preserve"> del perfilamiento.</w:t>
      </w:r>
    </w:p>
    <w:p w:rsidR="00707BB3" w:rsidP="00FA704D" w:rsidRDefault="00707BB3" w14:paraId="575D30B0" w14:textId="77777777">
      <w:pPr>
        <w:spacing w:after="0" w:line="360" w:lineRule="auto"/>
        <w:jc w:val="both"/>
        <w:rPr>
          <w:rFonts w:ascii="Times New Roman" w:hAnsi="Times New Roman"/>
          <w:sz w:val="24"/>
          <w:szCs w:val="24"/>
        </w:rPr>
      </w:pPr>
    </w:p>
    <w:p w:rsidR="00F72187" w:rsidP="005B6422" w:rsidRDefault="00924F64" w14:paraId="0934E2F9" w14:textId="029CECC8">
      <w:pPr>
        <w:pStyle w:val="Ttulo2"/>
        <w:numPr>
          <w:ilvl w:val="1"/>
          <w:numId w:val="1"/>
        </w:numPr>
        <w:spacing w:before="0" w:line="240" w:lineRule="auto"/>
        <w:ind w:left="405"/>
        <w:rPr>
          <w:rFonts w:ascii="Times New Roman" w:hAnsi="Times New Roman"/>
          <w:color w:val="auto"/>
          <w:sz w:val="24"/>
          <w:szCs w:val="24"/>
        </w:rPr>
      </w:pPr>
      <w:bookmarkStart w:name="_Toc223509407" w:id="22"/>
      <w:r w:rsidRPr="457AEDA3">
        <w:rPr>
          <w:rFonts w:ascii="Times New Roman" w:hAnsi="Times New Roman"/>
          <w:color w:val="auto"/>
          <w:sz w:val="24"/>
          <w:szCs w:val="24"/>
        </w:rPr>
        <w:t>Historias de Usuario (HU)</w:t>
      </w:r>
      <w:bookmarkEnd w:id="22"/>
    </w:p>
    <w:p w:rsidR="00893483" w:rsidP="00893483" w:rsidRDefault="00893483" w14:paraId="7C741D31" w14:textId="77777777"/>
    <w:tbl>
      <w:tblPr>
        <w:tblW w:w="5000" w:type="pct"/>
        <w:tblCellMar>
          <w:left w:w="70" w:type="dxa"/>
          <w:right w:w="70" w:type="dxa"/>
        </w:tblCellMar>
        <w:tblLook w:val="04A0" w:firstRow="1" w:lastRow="0" w:firstColumn="1" w:lastColumn="0" w:noHBand="0" w:noVBand="1"/>
      </w:tblPr>
      <w:tblGrid>
        <w:gridCol w:w="4322"/>
        <w:gridCol w:w="4506"/>
      </w:tblGrid>
      <w:tr w:rsidRPr="009424E2" w:rsidR="009424E2" w:rsidTr="009424E2" w14:paraId="255FF5F3" w14:textId="77777777">
        <w:trPr>
          <w:trHeight w:val="288"/>
        </w:trPr>
        <w:tc>
          <w:tcPr>
            <w:tcW w:w="2448" w:type="pct"/>
            <w:tcBorders>
              <w:top w:val="single" w:color="auto" w:sz="4" w:space="0"/>
              <w:left w:val="single" w:color="auto" w:sz="4" w:space="0"/>
              <w:bottom w:val="single" w:color="auto" w:sz="4" w:space="0"/>
              <w:right w:val="single" w:color="auto" w:sz="4" w:space="0"/>
            </w:tcBorders>
            <w:noWrap/>
            <w:vAlign w:val="center"/>
            <w:hideMark/>
          </w:tcPr>
          <w:p w:rsidRPr="009424E2" w:rsidR="009424E2" w:rsidP="009424E2" w:rsidRDefault="009424E2" w14:paraId="25013ACC" w14:textId="77777777">
            <w:pPr>
              <w:spacing w:after="0" w:line="240" w:lineRule="auto"/>
              <w:jc w:val="center"/>
              <w:rPr>
                <w:rFonts w:ascii="Times New Roman" w:hAnsi="Times New Roman" w:eastAsia="Times New Roman"/>
                <w:b/>
                <w:bCs/>
                <w:sz w:val="20"/>
                <w:szCs w:val="20"/>
                <w:lang w:eastAsia="es-EC"/>
              </w:rPr>
            </w:pPr>
            <w:r w:rsidRPr="009424E2">
              <w:rPr>
                <w:rFonts w:ascii="Times New Roman" w:hAnsi="Times New Roman" w:eastAsia="Times New Roman"/>
                <w:b/>
                <w:bCs/>
                <w:sz w:val="20"/>
                <w:szCs w:val="20"/>
                <w:lang w:eastAsia="es-EC"/>
              </w:rPr>
              <w:t>Historia de Usuario</w:t>
            </w:r>
          </w:p>
        </w:tc>
        <w:tc>
          <w:tcPr>
            <w:tcW w:w="2552" w:type="pct"/>
            <w:tcBorders>
              <w:top w:val="single" w:color="auto" w:sz="4" w:space="0"/>
              <w:left w:val="nil"/>
              <w:bottom w:val="single" w:color="auto" w:sz="4" w:space="0"/>
              <w:right w:val="single" w:color="auto" w:sz="4" w:space="0"/>
            </w:tcBorders>
            <w:noWrap/>
            <w:vAlign w:val="center"/>
            <w:hideMark/>
          </w:tcPr>
          <w:p w:rsidRPr="009424E2" w:rsidR="009424E2" w:rsidP="009424E2" w:rsidRDefault="009424E2" w14:paraId="3B396EE4" w14:textId="77777777">
            <w:pPr>
              <w:spacing w:after="0" w:line="240" w:lineRule="auto"/>
              <w:jc w:val="center"/>
              <w:rPr>
                <w:rFonts w:ascii="Times New Roman" w:hAnsi="Times New Roman" w:eastAsia="Times New Roman"/>
                <w:b/>
                <w:bCs/>
                <w:sz w:val="20"/>
                <w:szCs w:val="20"/>
                <w:lang w:eastAsia="es-EC"/>
              </w:rPr>
            </w:pPr>
            <w:r w:rsidRPr="009424E2">
              <w:rPr>
                <w:rFonts w:ascii="Times New Roman" w:hAnsi="Times New Roman" w:eastAsia="Times New Roman"/>
                <w:b/>
                <w:bCs/>
                <w:sz w:val="20"/>
                <w:szCs w:val="20"/>
                <w:lang w:eastAsia="es-EC"/>
              </w:rPr>
              <w:t>Criterios de Aceptación</w:t>
            </w:r>
          </w:p>
        </w:tc>
      </w:tr>
      <w:tr w:rsidRPr="009424E2" w:rsidR="009424E2" w:rsidTr="009424E2" w14:paraId="5C0BFC50" w14:textId="77777777">
        <w:trPr>
          <w:trHeight w:val="1608"/>
        </w:trPr>
        <w:tc>
          <w:tcPr>
            <w:tcW w:w="2448" w:type="pct"/>
            <w:tcBorders>
              <w:top w:val="nil"/>
              <w:left w:val="single" w:color="auto" w:sz="4" w:space="0"/>
              <w:bottom w:val="single" w:color="auto" w:sz="4" w:space="0"/>
              <w:right w:val="single" w:color="auto" w:sz="4" w:space="0"/>
            </w:tcBorders>
            <w:vAlign w:val="center"/>
            <w:hideMark/>
          </w:tcPr>
          <w:p w:rsidRPr="009424E2" w:rsidR="009424E2" w:rsidP="009424E2" w:rsidRDefault="009424E2" w14:paraId="6D6B2BF0" w14:textId="7155F8D0">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b/>
                <w:bCs/>
                <w:color w:val="000000"/>
                <w:sz w:val="20"/>
                <w:szCs w:val="20"/>
                <w:lang w:eastAsia="es-EC"/>
              </w:rPr>
              <w:t>HU-01 – Acceso al módulo de Perfilamiento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sidR="008D2709">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t xml:space="preserve"> </w:t>
            </w:r>
            <w:r w:rsidR="008D2709">
              <w:rPr>
                <w:rFonts w:ascii="Times New Roman" w:hAnsi="Times New Roman" w:eastAsia="Times New Roman"/>
                <w:color w:val="000000"/>
                <w:sz w:val="20"/>
                <w:szCs w:val="20"/>
                <w:lang w:eastAsia="es-EC"/>
              </w:rPr>
              <w:t xml:space="preserve">y usuario </w:t>
            </w:r>
            <w:r w:rsidRPr="009424E2">
              <w:rPr>
                <w:rFonts w:ascii="Times New Roman" w:hAnsi="Times New Roman" w:eastAsia="Times New Roman"/>
                <w:color w:val="000000"/>
                <w:sz w:val="20"/>
                <w:szCs w:val="20"/>
                <w:lang w:eastAsia="es-EC"/>
              </w:rPr>
              <w:t>de la App o del Portal Web de SG</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Quiero acceder a un módulo específico de Perfilamiento Financiero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Para iniciar el proceso de evaluación que me permitirá conocer mi tipo de perfil de inversión</w:t>
            </w:r>
          </w:p>
        </w:tc>
        <w:tc>
          <w:tcPr>
            <w:tcW w:w="2552" w:type="pct"/>
            <w:tcBorders>
              <w:top w:val="nil"/>
              <w:left w:val="nil"/>
              <w:bottom w:val="single" w:color="auto" w:sz="4" w:space="0"/>
              <w:right w:val="single" w:color="auto" w:sz="4" w:space="0"/>
            </w:tcBorders>
            <w:vAlign w:val="center"/>
            <w:hideMark/>
          </w:tcPr>
          <w:p w:rsidRPr="009424E2" w:rsidR="009424E2" w:rsidP="009424E2" w:rsidRDefault="009424E2" w14:paraId="43818D06" w14:textId="10B47CEB">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D108CC">
              <w:rPr>
                <w:rFonts w:ascii="Times New Roman" w:hAnsi="Times New Roman" w:eastAsia="Times New Roman"/>
                <w:color w:val="000000"/>
                <w:sz w:val="20"/>
                <w:szCs w:val="20"/>
                <w:lang w:eastAsia="es-EC"/>
              </w:rPr>
              <w:t>Que e</w:t>
            </w:r>
            <w:r w:rsidRPr="009424E2">
              <w:rPr>
                <w:rFonts w:ascii="Times New Roman" w:hAnsi="Times New Roman" w:eastAsia="Times New Roman"/>
                <w:color w:val="000000"/>
                <w:sz w:val="20"/>
                <w:szCs w:val="20"/>
                <w:lang w:eastAsia="es-EC"/>
              </w:rPr>
              <w:t>l módulo s</w:t>
            </w:r>
            <w:r w:rsidR="00D108CC">
              <w:rPr>
                <w:rFonts w:ascii="Times New Roman" w:hAnsi="Times New Roman" w:eastAsia="Times New Roman"/>
                <w:color w:val="000000"/>
                <w:sz w:val="20"/>
                <w:szCs w:val="20"/>
                <w:lang w:eastAsia="es-EC"/>
              </w:rPr>
              <w:t>ea</w:t>
            </w:r>
            <w:r w:rsidRPr="009424E2">
              <w:rPr>
                <w:rFonts w:ascii="Times New Roman" w:hAnsi="Times New Roman" w:eastAsia="Times New Roman"/>
                <w:color w:val="000000"/>
                <w:sz w:val="20"/>
                <w:szCs w:val="20"/>
                <w:lang w:eastAsia="es-EC"/>
              </w:rPr>
              <w:t xml:space="preserve"> visible y accesible </w:t>
            </w:r>
            <w:r w:rsidR="00066E30">
              <w:rPr>
                <w:rFonts w:ascii="Times New Roman" w:hAnsi="Times New Roman" w:eastAsia="Times New Roman"/>
                <w:color w:val="000000"/>
                <w:sz w:val="20"/>
                <w:szCs w:val="20"/>
                <w:lang w:eastAsia="es-EC"/>
              </w:rPr>
              <w:t>posterior registro en la</w:t>
            </w:r>
            <w:r w:rsidRPr="009424E2">
              <w:rPr>
                <w:rFonts w:ascii="Times New Roman" w:hAnsi="Times New Roman" w:eastAsia="Times New Roman"/>
                <w:color w:val="000000"/>
                <w:sz w:val="20"/>
                <w:szCs w:val="20"/>
                <w:lang w:eastAsia="es-EC"/>
              </w:rPr>
              <w:t xml:space="preserve"> App y Web.</w:t>
            </w:r>
            <w:r w:rsidRPr="009424E2">
              <w:rPr>
                <w:rFonts w:ascii="Times New Roman" w:hAnsi="Times New Roman" w:eastAsia="Times New Roman"/>
                <w:color w:val="000000"/>
                <w:sz w:val="20"/>
                <w:szCs w:val="20"/>
                <w:lang w:eastAsia="es-EC"/>
              </w:rPr>
              <w:br/>
            </w:r>
            <w:r w:rsidR="005026C3">
              <w:rPr>
                <w:rFonts w:ascii="Times New Roman" w:hAnsi="Times New Roman" w:eastAsia="Times New Roman"/>
                <w:color w:val="000000"/>
                <w:sz w:val="20"/>
                <w:szCs w:val="20"/>
                <w:lang w:eastAsia="es-EC"/>
              </w:rPr>
              <w:t>2</w:t>
            </w:r>
            <w:r w:rsidRPr="009424E2">
              <w:rPr>
                <w:rFonts w:ascii="Times New Roman" w:hAnsi="Times New Roman" w:eastAsia="Times New Roman"/>
                <w:color w:val="000000"/>
                <w:sz w:val="20"/>
                <w:szCs w:val="20"/>
                <w:lang w:eastAsia="es-EC"/>
              </w:rPr>
              <w:t xml:space="preserve">. </w:t>
            </w:r>
            <w:r w:rsidR="00D108CC">
              <w:rPr>
                <w:rFonts w:ascii="Times New Roman" w:hAnsi="Times New Roman" w:eastAsia="Times New Roman"/>
                <w:color w:val="000000"/>
                <w:sz w:val="20"/>
                <w:szCs w:val="20"/>
                <w:lang w:eastAsia="es-EC"/>
              </w:rPr>
              <w:t xml:space="preserve">Que el </w:t>
            </w:r>
            <w:r w:rsidRPr="009424E2">
              <w:rPr>
                <w:rFonts w:ascii="Times New Roman" w:hAnsi="Times New Roman" w:eastAsia="Times New Roman"/>
                <w:color w:val="000000"/>
                <w:sz w:val="20"/>
                <w:szCs w:val="20"/>
                <w:lang w:eastAsia="es-EC"/>
              </w:rPr>
              <w:t>acceso funcion</w:t>
            </w:r>
            <w:r w:rsidR="00D108CC">
              <w:rPr>
                <w:rFonts w:ascii="Times New Roman" w:hAnsi="Times New Roman" w:eastAsia="Times New Roman"/>
                <w:color w:val="000000"/>
                <w:sz w:val="20"/>
                <w:szCs w:val="20"/>
                <w:lang w:eastAsia="es-EC"/>
              </w:rPr>
              <w:t>e</w:t>
            </w:r>
            <w:r w:rsidRPr="009424E2">
              <w:rPr>
                <w:rFonts w:ascii="Times New Roman" w:hAnsi="Times New Roman" w:eastAsia="Times New Roman"/>
                <w:color w:val="000000"/>
                <w:sz w:val="20"/>
                <w:szCs w:val="20"/>
                <w:lang w:eastAsia="es-EC"/>
              </w:rPr>
              <w:t xml:space="preserve"> sin errores en iOS, Android y Web.</w:t>
            </w:r>
            <w:r w:rsidRPr="009424E2">
              <w:rPr>
                <w:rFonts w:ascii="Times New Roman" w:hAnsi="Times New Roman" w:eastAsia="Times New Roman"/>
                <w:color w:val="000000"/>
                <w:sz w:val="20"/>
                <w:szCs w:val="20"/>
                <w:lang w:eastAsia="es-EC"/>
              </w:rPr>
              <w:br/>
            </w:r>
            <w:r w:rsidR="005026C3">
              <w:rPr>
                <w:rFonts w:ascii="Times New Roman" w:hAnsi="Times New Roman" w:eastAsia="Times New Roman"/>
                <w:color w:val="000000"/>
                <w:sz w:val="20"/>
                <w:szCs w:val="20"/>
                <w:lang w:eastAsia="es-EC"/>
              </w:rPr>
              <w:t>3</w:t>
            </w:r>
            <w:r w:rsidRPr="009424E2">
              <w:rPr>
                <w:rFonts w:ascii="Times New Roman" w:hAnsi="Times New Roman" w:eastAsia="Times New Roman"/>
                <w:color w:val="000000"/>
                <w:sz w:val="20"/>
                <w:szCs w:val="20"/>
                <w:lang w:eastAsia="es-EC"/>
              </w:rPr>
              <w:t xml:space="preserve">. </w:t>
            </w:r>
            <w:r w:rsidR="00D108CC">
              <w:rPr>
                <w:rFonts w:ascii="Times New Roman" w:hAnsi="Times New Roman" w:eastAsia="Times New Roman"/>
                <w:color w:val="000000"/>
                <w:sz w:val="20"/>
                <w:szCs w:val="20"/>
                <w:lang w:eastAsia="es-EC"/>
              </w:rPr>
              <w:t>Que e</w:t>
            </w:r>
            <w:r w:rsidR="005026C3">
              <w:rPr>
                <w:rFonts w:ascii="Times New Roman" w:hAnsi="Times New Roman" w:eastAsia="Times New Roman"/>
                <w:color w:val="000000"/>
                <w:sz w:val="20"/>
                <w:szCs w:val="20"/>
                <w:lang w:eastAsia="es-EC"/>
              </w:rPr>
              <w:t>n la página de inicio</w:t>
            </w:r>
            <w:r w:rsidR="00DB2126">
              <w:rPr>
                <w:rFonts w:ascii="Times New Roman" w:hAnsi="Times New Roman" w:eastAsia="Times New Roman"/>
                <w:color w:val="000000"/>
                <w:sz w:val="20"/>
                <w:szCs w:val="20"/>
                <w:lang w:eastAsia="es-EC"/>
              </w:rPr>
              <w:t>, tanto de WEB como  APP</w:t>
            </w:r>
            <w:r w:rsidR="005026C3">
              <w:rPr>
                <w:rFonts w:ascii="Times New Roman" w:hAnsi="Times New Roman" w:eastAsia="Times New Roman"/>
                <w:color w:val="000000"/>
                <w:sz w:val="20"/>
                <w:szCs w:val="20"/>
                <w:lang w:eastAsia="es-EC"/>
              </w:rPr>
              <w:t xml:space="preserve"> </w:t>
            </w:r>
            <w:r w:rsidR="00DA0277">
              <w:rPr>
                <w:rFonts w:ascii="Times New Roman" w:hAnsi="Times New Roman" w:eastAsia="Times New Roman"/>
                <w:color w:val="000000"/>
                <w:sz w:val="20"/>
                <w:szCs w:val="20"/>
                <w:lang w:eastAsia="es-EC"/>
              </w:rPr>
              <w:t xml:space="preserve">no </w:t>
            </w:r>
            <w:r w:rsidR="005026C3">
              <w:rPr>
                <w:rFonts w:ascii="Times New Roman" w:hAnsi="Times New Roman" w:eastAsia="Times New Roman"/>
                <w:color w:val="000000"/>
                <w:sz w:val="20"/>
                <w:szCs w:val="20"/>
                <w:lang w:eastAsia="es-EC"/>
              </w:rPr>
              <w:t>se visuali</w:t>
            </w:r>
            <w:r w:rsidR="00D108CC">
              <w:rPr>
                <w:rFonts w:ascii="Times New Roman" w:hAnsi="Times New Roman" w:eastAsia="Times New Roman"/>
                <w:color w:val="000000"/>
                <w:sz w:val="20"/>
                <w:szCs w:val="20"/>
                <w:lang w:eastAsia="es-EC"/>
              </w:rPr>
              <w:t>ce</w:t>
            </w:r>
            <w:r w:rsidR="005026C3">
              <w:rPr>
                <w:rFonts w:ascii="Times New Roman" w:hAnsi="Times New Roman" w:eastAsia="Times New Roman"/>
                <w:color w:val="000000"/>
                <w:sz w:val="20"/>
                <w:szCs w:val="20"/>
                <w:lang w:eastAsia="es-EC"/>
              </w:rPr>
              <w:t xml:space="preserve"> la opción de</w:t>
            </w:r>
            <w:r w:rsidR="00B26DE7">
              <w:rPr>
                <w:rFonts w:ascii="Times New Roman" w:hAnsi="Times New Roman" w:eastAsia="Times New Roman"/>
                <w:color w:val="000000"/>
                <w:sz w:val="20"/>
                <w:szCs w:val="20"/>
                <w:lang w:eastAsia="es-EC"/>
              </w:rPr>
              <w:t>l</w:t>
            </w:r>
            <w:r w:rsidR="005026C3">
              <w:rPr>
                <w:rFonts w:ascii="Times New Roman" w:hAnsi="Times New Roman" w:eastAsia="Times New Roman"/>
                <w:color w:val="000000"/>
                <w:sz w:val="20"/>
                <w:szCs w:val="20"/>
                <w:lang w:eastAsia="es-EC"/>
              </w:rPr>
              <w:t xml:space="preserve"> simulador</w:t>
            </w:r>
          </w:p>
        </w:tc>
      </w:tr>
      <w:tr w:rsidRPr="009424E2" w:rsidR="009424E2" w:rsidTr="009424E2" w14:paraId="0931C9A0" w14:textId="77777777">
        <w:trPr>
          <w:trHeight w:val="1152"/>
        </w:trPr>
        <w:tc>
          <w:tcPr>
            <w:tcW w:w="2448" w:type="pct"/>
            <w:tcBorders>
              <w:top w:val="nil"/>
              <w:left w:val="single" w:color="auto" w:sz="4" w:space="0"/>
              <w:bottom w:val="single" w:color="auto" w:sz="4" w:space="0"/>
              <w:right w:val="single" w:color="auto" w:sz="4" w:space="0"/>
            </w:tcBorders>
            <w:vAlign w:val="center"/>
            <w:hideMark/>
          </w:tcPr>
          <w:p w:rsidRPr="009424E2" w:rsidR="009424E2" w:rsidP="009424E2" w:rsidRDefault="009424E2" w14:paraId="52DB80CC" w14:textId="03ACF891">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b/>
                <w:bCs/>
                <w:color w:val="000000"/>
                <w:sz w:val="20"/>
                <w:szCs w:val="20"/>
                <w:lang w:eastAsia="es-EC"/>
              </w:rPr>
              <w:t>HU-0</w:t>
            </w:r>
            <w:r w:rsidR="004564CD">
              <w:rPr>
                <w:rFonts w:ascii="Times New Roman" w:hAnsi="Times New Roman" w:eastAsia="Times New Roman"/>
                <w:b/>
                <w:bCs/>
                <w:color w:val="000000"/>
                <w:sz w:val="20"/>
                <w:szCs w:val="20"/>
                <w:lang w:eastAsia="es-EC"/>
              </w:rPr>
              <w:t>2</w:t>
            </w:r>
            <w:r w:rsidRPr="009424E2">
              <w:rPr>
                <w:rFonts w:ascii="Times New Roman" w:hAnsi="Times New Roman" w:eastAsia="Times New Roman"/>
                <w:b/>
                <w:bCs/>
                <w:color w:val="000000"/>
                <w:sz w:val="20"/>
                <w:szCs w:val="20"/>
                <w:lang w:eastAsia="es-EC"/>
              </w:rPr>
              <w:t xml:space="preserve"> – Cuestionario por categorías</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sidR="004564CD">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Quiero responder un cuestionario estructurado por categorías</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Para completar correctamente el proceso de perfilamiento financiero</w:t>
            </w:r>
          </w:p>
        </w:tc>
        <w:tc>
          <w:tcPr>
            <w:tcW w:w="2552" w:type="pct"/>
            <w:tcBorders>
              <w:top w:val="nil"/>
              <w:left w:val="nil"/>
              <w:bottom w:val="single" w:color="auto" w:sz="4" w:space="0"/>
              <w:right w:val="single" w:color="auto" w:sz="4" w:space="0"/>
            </w:tcBorders>
            <w:vAlign w:val="center"/>
            <w:hideMark/>
          </w:tcPr>
          <w:p w:rsidR="00FB2276" w:rsidP="009424E2" w:rsidRDefault="009424E2" w14:paraId="03C3771F" w14:textId="6BA6D77C">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1.</w:t>
            </w:r>
            <w:r w:rsidR="00D108CC">
              <w:rPr>
                <w:rFonts w:ascii="Times New Roman" w:hAnsi="Times New Roman" w:eastAsia="Times New Roman"/>
                <w:color w:val="000000"/>
                <w:sz w:val="20"/>
                <w:szCs w:val="20"/>
                <w:lang w:eastAsia="es-EC"/>
              </w:rPr>
              <w:t xml:space="preserve">Que se </w:t>
            </w:r>
            <w:r w:rsidR="00037043">
              <w:rPr>
                <w:rFonts w:ascii="Times New Roman" w:hAnsi="Times New Roman" w:eastAsia="Times New Roman"/>
                <w:color w:val="000000"/>
                <w:sz w:val="20"/>
                <w:szCs w:val="20"/>
                <w:lang w:eastAsia="es-EC"/>
              </w:rPr>
              <w:t>gener</w:t>
            </w:r>
            <w:r w:rsidR="00D108CC">
              <w:rPr>
                <w:rFonts w:ascii="Times New Roman" w:hAnsi="Times New Roman" w:eastAsia="Times New Roman"/>
                <w:color w:val="000000"/>
                <w:sz w:val="20"/>
                <w:szCs w:val="20"/>
                <w:lang w:eastAsia="es-EC"/>
              </w:rPr>
              <w:t>e</w:t>
            </w:r>
            <w:r w:rsidR="00037043">
              <w:rPr>
                <w:rFonts w:ascii="Times New Roman" w:hAnsi="Times New Roman" w:eastAsia="Times New Roman"/>
                <w:color w:val="000000"/>
                <w:sz w:val="20"/>
                <w:szCs w:val="20"/>
                <w:lang w:eastAsia="es-EC"/>
              </w:rPr>
              <w:t xml:space="preserve"> un pop up con el </w:t>
            </w:r>
            <w:r w:rsidR="00830C86">
              <w:rPr>
                <w:rFonts w:ascii="Times New Roman" w:hAnsi="Times New Roman" w:eastAsia="Times New Roman"/>
                <w:color w:val="000000"/>
                <w:sz w:val="20"/>
                <w:szCs w:val="20"/>
                <w:lang w:eastAsia="es-EC"/>
              </w:rPr>
              <w:t>consentimiento informado</w:t>
            </w:r>
            <w:r w:rsidRPr="009424E2">
              <w:rPr>
                <w:rFonts w:ascii="Times New Roman" w:hAnsi="Times New Roman" w:eastAsia="Times New Roman"/>
                <w:color w:val="000000"/>
                <w:sz w:val="20"/>
                <w:szCs w:val="20"/>
                <w:lang w:eastAsia="es-EC"/>
              </w:rPr>
              <w:t xml:space="preserve"> </w:t>
            </w:r>
          </w:p>
          <w:p w:rsidR="009424E2" w:rsidP="009424E2" w:rsidRDefault="00BE3331" w14:paraId="3AACA44A" w14:textId="77777777">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 xml:space="preserve">2. </w:t>
            </w:r>
            <w:r w:rsidR="00D108CC">
              <w:rPr>
                <w:rFonts w:ascii="Times New Roman" w:hAnsi="Times New Roman" w:eastAsia="Times New Roman"/>
                <w:color w:val="000000"/>
                <w:sz w:val="20"/>
                <w:szCs w:val="20"/>
                <w:lang w:eastAsia="es-EC"/>
              </w:rPr>
              <w:t>Que e</w:t>
            </w:r>
            <w:r w:rsidRPr="009424E2" w:rsidR="009424E2">
              <w:rPr>
                <w:rFonts w:ascii="Times New Roman" w:hAnsi="Times New Roman" w:eastAsia="Times New Roman"/>
                <w:color w:val="000000"/>
                <w:sz w:val="20"/>
                <w:szCs w:val="20"/>
                <w:lang w:eastAsia="es-EC"/>
              </w:rPr>
              <w:t>l cuestionario est</w:t>
            </w:r>
            <w:r w:rsidR="00D108CC">
              <w:rPr>
                <w:rFonts w:ascii="Times New Roman" w:hAnsi="Times New Roman" w:eastAsia="Times New Roman"/>
                <w:color w:val="000000"/>
                <w:sz w:val="20"/>
                <w:szCs w:val="20"/>
                <w:lang w:eastAsia="es-EC"/>
              </w:rPr>
              <w:t>é</w:t>
            </w:r>
            <w:r w:rsidRPr="009424E2" w:rsidR="009424E2">
              <w:rPr>
                <w:rFonts w:ascii="Times New Roman" w:hAnsi="Times New Roman" w:eastAsia="Times New Roman"/>
                <w:color w:val="000000"/>
                <w:sz w:val="20"/>
                <w:szCs w:val="20"/>
                <w:lang w:eastAsia="es-EC"/>
              </w:rPr>
              <w:t xml:space="preserve"> organizado en categorías.</w:t>
            </w:r>
            <w:r w:rsidRPr="009424E2" w:rsidR="009424E2">
              <w:rPr>
                <w:rFonts w:ascii="Times New Roman" w:hAnsi="Times New Roman" w:eastAsia="Times New Roman"/>
                <w:color w:val="000000"/>
                <w:sz w:val="20"/>
                <w:szCs w:val="20"/>
                <w:lang w:eastAsia="es-EC"/>
              </w:rPr>
              <w:br/>
            </w:r>
            <w:r>
              <w:rPr>
                <w:rFonts w:ascii="Times New Roman" w:hAnsi="Times New Roman" w:eastAsia="Times New Roman"/>
                <w:color w:val="000000"/>
                <w:sz w:val="20"/>
                <w:szCs w:val="20"/>
                <w:lang w:eastAsia="es-EC"/>
              </w:rPr>
              <w:t>3</w:t>
            </w:r>
            <w:r w:rsidRPr="009424E2" w:rsidR="009424E2">
              <w:rPr>
                <w:rFonts w:ascii="Times New Roman" w:hAnsi="Times New Roman" w:eastAsia="Times New Roman"/>
                <w:color w:val="000000"/>
                <w:sz w:val="20"/>
                <w:szCs w:val="20"/>
                <w:lang w:eastAsia="es-EC"/>
              </w:rPr>
              <w:t xml:space="preserve">. </w:t>
            </w:r>
            <w:r w:rsidR="00D108CC">
              <w:rPr>
                <w:rFonts w:ascii="Times New Roman" w:hAnsi="Times New Roman" w:eastAsia="Times New Roman"/>
                <w:color w:val="000000"/>
                <w:sz w:val="20"/>
                <w:szCs w:val="20"/>
                <w:lang w:eastAsia="es-EC"/>
              </w:rPr>
              <w:t>Que c</w:t>
            </w:r>
            <w:r w:rsidRPr="009424E2" w:rsidR="009424E2">
              <w:rPr>
                <w:rFonts w:ascii="Times New Roman" w:hAnsi="Times New Roman" w:eastAsia="Times New Roman"/>
                <w:color w:val="000000"/>
                <w:sz w:val="20"/>
                <w:szCs w:val="20"/>
                <w:lang w:eastAsia="es-EC"/>
              </w:rPr>
              <w:t>ada pregunta present</w:t>
            </w:r>
            <w:r w:rsidR="00D108CC">
              <w:rPr>
                <w:rFonts w:ascii="Times New Roman" w:hAnsi="Times New Roman" w:eastAsia="Times New Roman"/>
                <w:color w:val="000000"/>
                <w:sz w:val="20"/>
                <w:szCs w:val="20"/>
                <w:lang w:eastAsia="es-EC"/>
              </w:rPr>
              <w:t>e</w:t>
            </w:r>
            <w:r w:rsidRPr="009424E2" w:rsidR="009424E2">
              <w:rPr>
                <w:rFonts w:ascii="Times New Roman" w:hAnsi="Times New Roman" w:eastAsia="Times New Roman"/>
                <w:color w:val="000000"/>
                <w:sz w:val="20"/>
                <w:szCs w:val="20"/>
                <w:lang w:eastAsia="es-EC"/>
              </w:rPr>
              <w:t xml:space="preserve"> respuestas predefinidas.</w:t>
            </w:r>
            <w:r w:rsidRPr="009424E2" w:rsidR="009424E2">
              <w:rPr>
                <w:rFonts w:ascii="Times New Roman" w:hAnsi="Times New Roman" w:eastAsia="Times New Roman"/>
                <w:color w:val="000000"/>
                <w:sz w:val="20"/>
                <w:szCs w:val="20"/>
                <w:lang w:eastAsia="es-EC"/>
              </w:rPr>
              <w:br/>
            </w:r>
            <w:r>
              <w:rPr>
                <w:rFonts w:ascii="Times New Roman" w:hAnsi="Times New Roman" w:eastAsia="Times New Roman"/>
                <w:color w:val="000000"/>
                <w:sz w:val="20"/>
                <w:szCs w:val="20"/>
                <w:lang w:eastAsia="es-EC"/>
              </w:rPr>
              <w:t>4</w:t>
            </w:r>
            <w:r w:rsidRPr="009424E2" w:rsidR="009424E2">
              <w:rPr>
                <w:rFonts w:ascii="Times New Roman" w:hAnsi="Times New Roman" w:eastAsia="Times New Roman"/>
                <w:color w:val="000000"/>
                <w:sz w:val="20"/>
                <w:szCs w:val="20"/>
                <w:lang w:eastAsia="es-EC"/>
              </w:rPr>
              <w:t xml:space="preserve">. </w:t>
            </w:r>
            <w:r w:rsidR="00D108CC">
              <w:rPr>
                <w:rFonts w:ascii="Times New Roman" w:hAnsi="Times New Roman" w:eastAsia="Times New Roman"/>
                <w:color w:val="000000"/>
                <w:sz w:val="20"/>
                <w:szCs w:val="20"/>
                <w:lang w:eastAsia="es-EC"/>
              </w:rPr>
              <w:t>Que l</w:t>
            </w:r>
            <w:r w:rsidRPr="009424E2" w:rsidR="009424E2">
              <w:rPr>
                <w:rFonts w:ascii="Times New Roman" w:hAnsi="Times New Roman" w:eastAsia="Times New Roman"/>
                <w:color w:val="000000"/>
                <w:sz w:val="20"/>
                <w:szCs w:val="20"/>
                <w:lang w:eastAsia="es-EC"/>
              </w:rPr>
              <w:t>as preguntas obligatorias deb</w:t>
            </w:r>
            <w:r w:rsidR="00D108CC">
              <w:rPr>
                <w:rFonts w:ascii="Times New Roman" w:hAnsi="Times New Roman" w:eastAsia="Times New Roman"/>
                <w:color w:val="000000"/>
                <w:sz w:val="20"/>
                <w:szCs w:val="20"/>
                <w:lang w:eastAsia="es-EC"/>
              </w:rPr>
              <w:t>a</w:t>
            </w:r>
            <w:r w:rsidRPr="009424E2" w:rsidR="009424E2">
              <w:rPr>
                <w:rFonts w:ascii="Times New Roman" w:hAnsi="Times New Roman" w:eastAsia="Times New Roman"/>
                <w:color w:val="000000"/>
                <w:sz w:val="20"/>
                <w:szCs w:val="20"/>
                <w:lang w:eastAsia="es-EC"/>
              </w:rPr>
              <w:t>n responderse antes de avanzar.</w:t>
            </w:r>
            <w:r w:rsidRPr="009424E2" w:rsidR="009424E2">
              <w:rPr>
                <w:rFonts w:ascii="Times New Roman" w:hAnsi="Times New Roman" w:eastAsia="Times New Roman"/>
                <w:color w:val="000000"/>
                <w:sz w:val="20"/>
                <w:szCs w:val="20"/>
                <w:lang w:eastAsia="es-EC"/>
              </w:rPr>
              <w:br/>
            </w:r>
            <w:r>
              <w:rPr>
                <w:rFonts w:ascii="Times New Roman" w:hAnsi="Times New Roman" w:eastAsia="Times New Roman"/>
                <w:color w:val="000000"/>
                <w:sz w:val="20"/>
                <w:szCs w:val="20"/>
                <w:lang w:eastAsia="es-EC"/>
              </w:rPr>
              <w:t>5</w:t>
            </w:r>
            <w:r w:rsidRPr="009424E2" w:rsidR="009424E2">
              <w:rPr>
                <w:rFonts w:ascii="Times New Roman" w:hAnsi="Times New Roman" w:eastAsia="Times New Roman"/>
                <w:color w:val="000000"/>
                <w:sz w:val="20"/>
                <w:szCs w:val="20"/>
                <w:lang w:eastAsia="es-EC"/>
              </w:rPr>
              <w:t xml:space="preserve">. </w:t>
            </w:r>
            <w:r w:rsidR="00D108CC">
              <w:rPr>
                <w:rFonts w:ascii="Times New Roman" w:hAnsi="Times New Roman" w:eastAsia="Times New Roman"/>
                <w:color w:val="000000"/>
                <w:sz w:val="20"/>
                <w:szCs w:val="20"/>
                <w:lang w:eastAsia="es-EC"/>
              </w:rPr>
              <w:t>Que e</w:t>
            </w:r>
            <w:r w:rsidRPr="009424E2" w:rsidR="009424E2">
              <w:rPr>
                <w:rFonts w:ascii="Times New Roman" w:hAnsi="Times New Roman" w:eastAsia="Times New Roman"/>
                <w:color w:val="000000"/>
                <w:sz w:val="20"/>
                <w:szCs w:val="20"/>
                <w:lang w:eastAsia="es-EC"/>
              </w:rPr>
              <w:t>xist</w:t>
            </w:r>
            <w:r w:rsidR="00D108CC">
              <w:rPr>
                <w:rFonts w:ascii="Times New Roman" w:hAnsi="Times New Roman" w:eastAsia="Times New Roman"/>
                <w:color w:val="000000"/>
                <w:sz w:val="20"/>
                <w:szCs w:val="20"/>
                <w:lang w:eastAsia="es-EC"/>
              </w:rPr>
              <w:t>a</w:t>
            </w:r>
            <w:r w:rsidRPr="009424E2" w:rsidR="009424E2">
              <w:rPr>
                <w:rFonts w:ascii="Times New Roman" w:hAnsi="Times New Roman" w:eastAsia="Times New Roman"/>
                <w:color w:val="000000"/>
                <w:sz w:val="20"/>
                <w:szCs w:val="20"/>
                <w:lang w:eastAsia="es-EC"/>
              </w:rPr>
              <w:t xml:space="preserve"> un indicador de progreso visible.</w:t>
            </w:r>
          </w:p>
          <w:p w:rsidRPr="009424E2" w:rsidR="0048080A" w:rsidP="009424E2" w:rsidRDefault="0048080A" w14:paraId="49E8F5FD" w14:textId="002798BB">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6. Que permita regresar a la pregunta anterior</w:t>
            </w:r>
          </w:p>
        </w:tc>
      </w:tr>
      <w:tr w:rsidRPr="009424E2" w:rsidR="009424E2" w:rsidTr="009424E2" w14:paraId="667C7087" w14:textId="77777777">
        <w:trPr>
          <w:trHeight w:val="1152"/>
        </w:trPr>
        <w:tc>
          <w:tcPr>
            <w:tcW w:w="2448" w:type="pct"/>
            <w:tcBorders>
              <w:top w:val="nil"/>
              <w:left w:val="single" w:color="auto" w:sz="4" w:space="0"/>
              <w:bottom w:val="single" w:color="auto" w:sz="4" w:space="0"/>
              <w:right w:val="single" w:color="auto" w:sz="4" w:space="0"/>
            </w:tcBorders>
            <w:vAlign w:val="center"/>
            <w:hideMark/>
          </w:tcPr>
          <w:p w:rsidRPr="009424E2" w:rsidR="009424E2" w:rsidP="009424E2" w:rsidRDefault="009424E2" w14:paraId="5610A304" w14:textId="1F9EF475">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b/>
                <w:bCs/>
                <w:color w:val="000000"/>
                <w:sz w:val="20"/>
                <w:szCs w:val="20"/>
                <w:lang w:eastAsia="es-EC"/>
              </w:rPr>
              <w:t>HU-0</w:t>
            </w:r>
            <w:r w:rsidR="00E9250E">
              <w:rPr>
                <w:rFonts w:ascii="Times New Roman" w:hAnsi="Times New Roman" w:eastAsia="Times New Roman"/>
                <w:b/>
                <w:bCs/>
                <w:color w:val="000000"/>
                <w:sz w:val="20"/>
                <w:szCs w:val="20"/>
                <w:lang w:eastAsia="es-EC"/>
              </w:rPr>
              <w:t>3</w:t>
            </w:r>
            <w:r w:rsidRPr="009424E2">
              <w:rPr>
                <w:rFonts w:ascii="Times New Roman" w:hAnsi="Times New Roman" w:eastAsia="Times New Roman"/>
                <w:b/>
                <w:bCs/>
                <w:color w:val="000000"/>
                <w:sz w:val="20"/>
                <w:szCs w:val="20"/>
                <w:lang w:eastAsia="es-EC"/>
              </w:rPr>
              <w:t xml:space="preserve"> – Navegación secuencial</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sidR="00FB5B8C">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Quiero avanzar y retroceder entre las preguntas del cuestionario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Para corregir información o revisar mis respuestas antes de finalizar</w:t>
            </w:r>
          </w:p>
        </w:tc>
        <w:tc>
          <w:tcPr>
            <w:tcW w:w="2552" w:type="pct"/>
            <w:tcBorders>
              <w:top w:val="nil"/>
              <w:left w:val="nil"/>
              <w:bottom w:val="single" w:color="auto" w:sz="4" w:space="0"/>
              <w:right w:val="single" w:color="auto" w:sz="4" w:space="0"/>
            </w:tcBorders>
            <w:vAlign w:val="center"/>
            <w:hideMark/>
          </w:tcPr>
          <w:p w:rsidR="00C9138B" w:rsidP="009424E2" w:rsidRDefault="009424E2" w14:paraId="442DF787" w14:textId="77777777">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D108CC">
              <w:rPr>
                <w:rFonts w:ascii="Times New Roman" w:hAnsi="Times New Roman" w:eastAsia="Times New Roman"/>
                <w:color w:val="000000"/>
                <w:sz w:val="20"/>
                <w:szCs w:val="20"/>
                <w:lang w:eastAsia="es-EC"/>
              </w:rPr>
              <w:t xml:space="preserve">Que se presenten </w:t>
            </w:r>
            <w:r w:rsidRPr="009424E2">
              <w:rPr>
                <w:rFonts w:ascii="Times New Roman" w:hAnsi="Times New Roman" w:eastAsia="Times New Roman"/>
                <w:color w:val="000000"/>
                <w:sz w:val="20"/>
                <w:szCs w:val="20"/>
                <w:lang w:eastAsia="es-EC"/>
              </w:rPr>
              <w:t>Botones</w:t>
            </w:r>
            <w:r w:rsidR="00D108CC">
              <w:rPr>
                <w:rFonts w:ascii="Times New Roman" w:hAnsi="Times New Roman" w:eastAsia="Times New Roman"/>
                <w:color w:val="000000"/>
                <w:sz w:val="20"/>
                <w:szCs w:val="20"/>
                <w:lang w:eastAsia="es-EC"/>
              </w:rPr>
              <w:t xml:space="preserve"> de</w:t>
            </w:r>
            <w:r w:rsidRPr="009424E2">
              <w:rPr>
                <w:rFonts w:ascii="Times New Roman" w:hAnsi="Times New Roman" w:eastAsia="Times New Roman"/>
                <w:color w:val="000000"/>
                <w:sz w:val="20"/>
                <w:szCs w:val="20"/>
                <w:lang w:eastAsia="es-EC"/>
              </w:rPr>
              <w:t xml:space="preserve"> Siguiente y Anterior disponibles.</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2. </w:t>
            </w:r>
            <w:r w:rsidR="00890D45">
              <w:rPr>
                <w:rFonts w:ascii="Times New Roman" w:hAnsi="Times New Roman" w:eastAsia="Times New Roman"/>
                <w:color w:val="000000"/>
                <w:sz w:val="20"/>
                <w:szCs w:val="20"/>
                <w:lang w:eastAsia="es-EC"/>
              </w:rPr>
              <w:t>Que s</w:t>
            </w:r>
            <w:r w:rsidRPr="009424E2">
              <w:rPr>
                <w:rFonts w:ascii="Times New Roman" w:hAnsi="Times New Roman" w:eastAsia="Times New Roman"/>
                <w:color w:val="000000"/>
                <w:sz w:val="20"/>
                <w:szCs w:val="20"/>
                <w:lang w:eastAsia="es-EC"/>
              </w:rPr>
              <w:t>e conserv</w:t>
            </w:r>
            <w:r w:rsidR="00890D45">
              <w:rPr>
                <w:rFonts w:ascii="Times New Roman" w:hAnsi="Times New Roman" w:eastAsia="Times New Roman"/>
                <w:color w:val="000000"/>
                <w:sz w:val="20"/>
                <w:szCs w:val="20"/>
                <w:lang w:eastAsia="es-EC"/>
              </w:rPr>
              <w:t>e</w:t>
            </w:r>
            <w:r w:rsidRPr="009424E2">
              <w:rPr>
                <w:rFonts w:ascii="Times New Roman" w:hAnsi="Times New Roman" w:eastAsia="Times New Roman"/>
                <w:color w:val="000000"/>
                <w:sz w:val="20"/>
                <w:szCs w:val="20"/>
                <w:lang w:eastAsia="es-EC"/>
              </w:rPr>
              <w:t>n</w:t>
            </w:r>
            <w:r w:rsidR="00890D45">
              <w:rPr>
                <w:rFonts w:ascii="Times New Roman" w:hAnsi="Times New Roman" w:eastAsia="Times New Roman"/>
                <w:color w:val="000000"/>
                <w:sz w:val="20"/>
                <w:szCs w:val="20"/>
                <w:lang w:eastAsia="es-EC"/>
              </w:rPr>
              <w:t xml:space="preserve"> las</w:t>
            </w:r>
            <w:r w:rsidRPr="009424E2">
              <w:rPr>
                <w:rFonts w:ascii="Times New Roman" w:hAnsi="Times New Roman" w:eastAsia="Times New Roman"/>
                <w:color w:val="000000"/>
                <w:sz w:val="20"/>
                <w:szCs w:val="20"/>
                <w:lang w:eastAsia="es-EC"/>
              </w:rPr>
              <w:t xml:space="preserve"> respuestas previas.</w:t>
            </w:r>
          </w:p>
          <w:p w:rsidRPr="009424E2" w:rsidR="009424E2" w:rsidP="009424E2" w:rsidRDefault="00135981" w14:paraId="574AAA84" w14:textId="15BF5181">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3. Que permita modificar las respuestas</w:t>
            </w:r>
            <w:r w:rsidRPr="009424E2" w:rsidR="009424E2">
              <w:rPr>
                <w:rFonts w:ascii="Times New Roman" w:hAnsi="Times New Roman" w:eastAsia="Times New Roman"/>
                <w:color w:val="000000"/>
                <w:sz w:val="20"/>
                <w:szCs w:val="20"/>
                <w:lang w:eastAsia="es-EC"/>
              </w:rPr>
              <w:br/>
            </w:r>
            <w:r>
              <w:rPr>
                <w:rFonts w:ascii="Times New Roman" w:hAnsi="Times New Roman" w:eastAsia="Times New Roman"/>
                <w:color w:val="000000"/>
                <w:sz w:val="20"/>
                <w:szCs w:val="20"/>
                <w:lang w:eastAsia="es-EC"/>
              </w:rPr>
              <w:t>4</w:t>
            </w:r>
            <w:r w:rsidRPr="009424E2" w:rsidR="009424E2">
              <w:rPr>
                <w:rFonts w:ascii="Times New Roman" w:hAnsi="Times New Roman" w:eastAsia="Times New Roman"/>
                <w:color w:val="000000"/>
                <w:sz w:val="20"/>
                <w:szCs w:val="20"/>
                <w:lang w:eastAsia="es-EC"/>
              </w:rPr>
              <w:t xml:space="preserve">. </w:t>
            </w:r>
            <w:r w:rsidR="00890D45">
              <w:rPr>
                <w:rFonts w:ascii="Times New Roman" w:hAnsi="Times New Roman" w:eastAsia="Times New Roman"/>
                <w:color w:val="000000"/>
                <w:sz w:val="20"/>
                <w:szCs w:val="20"/>
                <w:lang w:eastAsia="es-EC"/>
              </w:rPr>
              <w:t>Que n</w:t>
            </w:r>
            <w:r w:rsidRPr="009424E2" w:rsidR="009424E2">
              <w:rPr>
                <w:rFonts w:ascii="Times New Roman" w:hAnsi="Times New Roman" w:eastAsia="Times New Roman"/>
                <w:color w:val="000000"/>
                <w:sz w:val="20"/>
                <w:szCs w:val="20"/>
                <w:lang w:eastAsia="es-EC"/>
              </w:rPr>
              <w:t>o se permit</w:t>
            </w:r>
            <w:r w:rsidR="00890D45">
              <w:rPr>
                <w:rFonts w:ascii="Times New Roman" w:hAnsi="Times New Roman" w:eastAsia="Times New Roman"/>
                <w:color w:val="000000"/>
                <w:sz w:val="20"/>
                <w:szCs w:val="20"/>
                <w:lang w:eastAsia="es-EC"/>
              </w:rPr>
              <w:t>a</w:t>
            </w:r>
            <w:r w:rsidRPr="009424E2" w:rsidR="009424E2">
              <w:rPr>
                <w:rFonts w:ascii="Times New Roman" w:hAnsi="Times New Roman" w:eastAsia="Times New Roman"/>
                <w:color w:val="000000"/>
                <w:sz w:val="20"/>
                <w:szCs w:val="20"/>
                <w:lang w:eastAsia="es-EC"/>
              </w:rPr>
              <w:t xml:space="preserve"> finalizar sin </w:t>
            </w:r>
            <w:r w:rsidR="00890D45">
              <w:rPr>
                <w:rFonts w:ascii="Times New Roman" w:hAnsi="Times New Roman" w:eastAsia="Times New Roman"/>
                <w:color w:val="000000"/>
                <w:sz w:val="20"/>
                <w:szCs w:val="20"/>
                <w:lang w:eastAsia="es-EC"/>
              </w:rPr>
              <w:t xml:space="preserve">completar las </w:t>
            </w:r>
            <w:r w:rsidRPr="009424E2" w:rsidR="009424E2">
              <w:rPr>
                <w:rFonts w:ascii="Times New Roman" w:hAnsi="Times New Roman" w:eastAsia="Times New Roman"/>
                <w:color w:val="000000"/>
                <w:sz w:val="20"/>
                <w:szCs w:val="20"/>
                <w:lang w:eastAsia="es-EC"/>
              </w:rPr>
              <w:t>preguntas obligatorias.</w:t>
            </w:r>
            <w:r w:rsidRPr="009424E2" w:rsidR="009424E2">
              <w:rPr>
                <w:rFonts w:ascii="Times New Roman" w:hAnsi="Times New Roman" w:eastAsia="Times New Roman"/>
                <w:color w:val="000000"/>
                <w:sz w:val="20"/>
                <w:szCs w:val="20"/>
                <w:lang w:eastAsia="es-EC"/>
              </w:rPr>
              <w:br/>
            </w:r>
            <w:r w:rsidRPr="009424E2" w:rsidR="009424E2">
              <w:rPr>
                <w:rFonts w:ascii="Times New Roman" w:hAnsi="Times New Roman" w:eastAsia="Times New Roman"/>
                <w:color w:val="000000"/>
                <w:sz w:val="20"/>
                <w:szCs w:val="20"/>
                <w:lang w:eastAsia="es-EC"/>
              </w:rPr>
              <w:t xml:space="preserve">4. </w:t>
            </w:r>
            <w:r w:rsidR="00890D45">
              <w:rPr>
                <w:rFonts w:ascii="Times New Roman" w:hAnsi="Times New Roman" w:eastAsia="Times New Roman"/>
                <w:color w:val="000000"/>
                <w:sz w:val="20"/>
                <w:szCs w:val="20"/>
                <w:lang w:eastAsia="es-EC"/>
              </w:rPr>
              <w:t>Que el p</w:t>
            </w:r>
            <w:r w:rsidRPr="009424E2" w:rsidR="009424E2">
              <w:rPr>
                <w:rFonts w:ascii="Times New Roman" w:hAnsi="Times New Roman" w:eastAsia="Times New Roman"/>
                <w:color w:val="000000"/>
                <w:sz w:val="20"/>
                <w:szCs w:val="20"/>
                <w:lang w:eastAsia="es-EC"/>
              </w:rPr>
              <w:t xml:space="preserve">rogreso </w:t>
            </w:r>
            <w:r w:rsidR="00F03A4A">
              <w:rPr>
                <w:rFonts w:ascii="Times New Roman" w:hAnsi="Times New Roman" w:eastAsia="Times New Roman"/>
                <w:color w:val="000000"/>
                <w:sz w:val="20"/>
                <w:szCs w:val="20"/>
                <w:lang w:eastAsia="es-EC"/>
              </w:rPr>
              <w:t xml:space="preserve">sea </w:t>
            </w:r>
            <w:r w:rsidRPr="009424E2" w:rsidR="009424E2">
              <w:rPr>
                <w:rFonts w:ascii="Times New Roman" w:hAnsi="Times New Roman" w:eastAsia="Times New Roman"/>
                <w:color w:val="000000"/>
                <w:sz w:val="20"/>
                <w:szCs w:val="20"/>
                <w:lang w:eastAsia="es-EC"/>
              </w:rPr>
              <w:t>actualizado correctamente.</w:t>
            </w:r>
          </w:p>
        </w:tc>
      </w:tr>
      <w:tr w:rsidRPr="009424E2" w:rsidR="009424E2" w:rsidTr="009424E2" w14:paraId="3FAB36FC" w14:textId="77777777">
        <w:trPr>
          <w:trHeight w:val="1152"/>
        </w:trPr>
        <w:tc>
          <w:tcPr>
            <w:tcW w:w="2448" w:type="pct"/>
            <w:tcBorders>
              <w:top w:val="nil"/>
              <w:left w:val="single" w:color="auto" w:sz="4" w:space="0"/>
              <w:bottom w:val="single" w:color="auto" w:sz="4" w:space="0"/>
              <w:right w:val="single" w:color="auto" w:sz="4" w:space="0"/>
            </w:tcBorders>
            <w:vAlign w:val="center"/>
            <w:hideMark/>
          </w:tcPr>
          <w:p w:rsidRPr="009424E2" w:rsidR="009424E2" w:rsidP="009424E2" w:rsidRDefault="009424E2" w14:paraId="541F40E0" w14:textId="3EA54D4F">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b/>
                <w:bCs/>
                <w:color w:val="000000"/>
                <w:sz w:val="20"/>
                <w:szCs w:val="20"/>
                <w:lang w:eastAsia="es-EC"/>
              </w:rPr>
              <w:t>HU-0</w:t>
            </w:r>
            <w:r w:rsidR="00CA5D8F">
              <w:rPr>
                <w:rFonts w:ascii="Times New Roman" w:hAnsi="Times New Roman" w:eastAsia="Times New Roman"/>
                <w:b/>
                <w:bCs/>
                <w:color w:val="000000"/>
                <w:sz w:val="20"/>
                <w:szCs w:val="20"/>
                <w:lang w:eastAsia="es-EC"/>
              </w:rPr>
              <w:t>4</w:t>
            </w:r>
            <w:r w:rsidRPr="009424E2">
              <w:rPr>
                <w:rFonts w:ascii="Times New Roman" w:hAnsi="Times New Roman" w:eastAsia="Times New Roman"/>
                <w:b/>
                <w:bCs/>
                <w:color w:val="000000"/>
                <w:sz w:val="20"/>
                <w:szCs w:val="20"/>
                <w:lang w:eastAsia="es-EC"/>
              </w:rPr>
              <w:t xml:space="preserve"> – Cálculo del perfil financiero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sidR="00E55449">
              <w:rPr>
                <w:rFonts w:ascii="Times New Roman" w:hAnsi="Times New Roman" w:eastAsia="Times New Roman"/>
                <w:color w:val="000000"/>
                <w:sz w:val="20"/>
                <w:szCs w:val="20"/>
                <w:lang w:eastAsia="es-EC"/>
              </w:rPr>
              <w:t>desarrollador</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Quiero </w:t>
            </w:r>
            <w:r w:rsidR="006138B1">
              <w:rPr>
                <w:rFonts w:ascii="Times New Roman" w:hAnsi="Times New Roman" w:eastAsia="Times New Roman"/>
                <w:color w:val="000000"/>
                <w:sz w:val="20"/>
                <w:szCs w:val="20"/>
                <w:lang w:eastAsia="es-EC"/>
              </w:rPr>
              <w:t xml:space="preserve">crear la lógica de </w:t>
            </w:r>
            <w:r w:rsidRPr="009424E2">
              <w:rPr>
                <w:rFonts w:ascii="Times New Roman" w:hAnsi="Times New Roman" w:eastAsia="Times New Roman"/>
                <w:color w:val="000000"/>
                <w:sz w:val="20"/>
                <w:szCs w:val="20"/>
                <w:lang w:eastAsia="es-EC"/>
              </w:rPr>
              <w:t>c</w:t>
            </w:r>
            <w:r w:rsidR="006138B1">
              <w:rPr>
                <w:rFonts w:ascii="Times New Roman" w:hAnsi="Times New Roman" w:eastAsia="Times New Roman"/>
                <w:color w:val="000000"/>
                <w:sz w:val="20"/>
                <w:szCs w:val="20"/>
                <w:lang w:eastAsia="es-EC"/>
              </w:rPr>
              <w:t>á</w:t>
            </w:r>
            <w:r w:rsidRPr="009424E2">
              <w:rPr>
                <w:rFonts w:ascii="Times New Roman" w:hAnsi="Times New Roman" w:eastAsia="Times New Roman"/>
                <w:color w:val="000000"/>
                <w:sz w:val="20"/>
                <w:szCs w:val="20"/>
                <w:lang w:eastAsia="es-EC"/>
              </w:rPr>
              <w:t>lcul</w:t>
            </w:r>
            <w:r w:rsidR="006138B1">
              <w:rPr>
                <w:rFonts w:ascii="Times New Roman" w:hAnsi="Times New Roman" w:eastAsia="Times New Roman"/>
                <w:color w:val="000000"/>
                <w:sz w:val="20"/>
                <w:szCs w:val="20"/>
                <w:lang w:eastAsia="es-EC"/>
              </w:rPr>
              <w:t>o</w:t>
            </w:r>
            <w:r w:rsidRPr="009424E2">
              <w:rPr>
                <w:rFonts w:ascii="Times New Roman" w:hAnsi="Times New Roman" w:eastAsia="Times New Roman"/>
                <w:color w:val="000000"/>
                <w:sz w:val="20"/>
                <w:szCs w:val="20"/>
                <w:lang w:eastAsia="es-EC"/>
              </w:rPr>
              <w:t xml:space="preserve"> automátic</w:t>
            </w:r>
            <w:r w:rsidR="006138B1">
              <w:rPr>
                <w:rFonts w:ascii="Times New Roman" w:hAnsi="Times New Roman" w:eastAsia="Times New Roman"/>
                <w:color w:val="000000"/>
                <w:sz w:val="20"/>
                <w:szCs w:val="20"/>
                <w:lang w:eastAsia="es-EC"/>
              </w:rPr>
              <w:t>o</w:t>
            </w:r>
            <w:r w:rsidRPr="009424E2">
              <w:rPr>
                <w:rFonts w:ascii="Times New Roman" w:hAnsi="Times New Roman" w:eastAsia="Times New Roman"/>
                <w:color w:val="000000"/>
                <w:sz w:val="20"/>
                <w:szCs w:val="20"/>
                <w:lang w:eastAsia="es-EC"/>
              </w:rPr>
              <w:t xml:space="preserve"> </w:t>
            </w:r>
            <w:r w:rsidR="006138B1">
              <w:rPr>
                <w:rFonts w:ascii="Times New Roman" w:hAnsi="Times New Roman" w:eastAsia="Times New Roman"/>
                <w:color w:val="000000"/>
                <w:sz w:val="20"/>
                <w:szCs w:val="20"/>
                <w:lang w:eastAsia="es-EC"/>
              </w:rPr>
              <w:t>d</w:t>
            </w:r>
            <w:r w:rsidRPr="009424E2">
              <w:rPr>
                <w:rFonts w:ascii="Times New Roman" w:hAnsi="Times New Roman" w:eastAsia="Times New Roman"/>
                <w:color w:val="000000"/>
                <w:sz w:val="20"/>
                <w:szCs w:val="20"/>
                <w:lang w:eastAsia="es-EC"/>
              </w:rPr>
              <w:t>el perfil financiero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Para clasificar al </w:t>
            </w:r>
            <w:r w:rsidR="006138B1">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t xml:space="preserve"> según </w:t>
            </w:r>
            <w:r w:rsidR="00347BAB">
              <w:rPr>
                <w:rFonts w:ascii="Times New Roman" w:hAnsi="Times New Roman" w:eastAsia="Times New Roman"/>
                <w:color w:val="000000"/>
                <w:sz w:val="20"/>
                <w:szCs w:val="20"/>
                <w:lang w:eastAsia="es-EC"/>
              </w:rPr>
              <w:t>respuestas brindadas</w:t>
            </w:r>
          </w:p>
        </w:tc>
        <w:tc>
          <w:tcPr>
            <w:tcW w:w="2552" w:type="pct"/>
            <w:tcBorders>
              <w:top w:val="nil"/>
              <w:left w:val="nil"/>
              <w:bottom w:val="single" w:color="auto" w:sz="4" w:space="0"/>
              <w:right w:val="single" w:color="auto" w:sz="4" w:space="0"/>
            </w:tcBorders>
            <w:vAlign w:val="center"/>
            <w:hideMark/>
          </w:tcPr>
          <w:p w:rsidR="006F6EAC" w:rsidP="009424E2" w:rsidRDefault="009424E2" w14:paraId="1C641EA3" w14:textId="1483DF2E">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865DF8">
              <w:rPr>
                <w:rFonts w:ascii="Times New Roman" w:hAnsi="Times New Roman" w:eastAsia="Times New Roman"/>
                <w:color w:val="000000"/>
                <w:sz w:val="20"/>
                <w:szCs w:val="20"/>
                <w:lang w:eastAsia="es-EC"/>
              </w:rPr>
              <w:t>Que s</w:t>
            </w:r>
            <w:r w:rsidR="00BC261F">
              <w:rPr>
                <w:rFonts w:ascii="Times New Roman" w:hAnsi="Times New Roman" w:eastAsia="Times New Roman"/>
                <w:color w:val="000000"/>
                <w:sz w:val="20"/>
                <w:szCs w:val="20"/>
                <w:lang w:eastAsia="es-EC"/>
              </w:rPr>
              <w:t>ume los valores ponderados del cuestionario</w:t>
            </w:r>
          </w:p>
          <w:p w:rsidRPr="009424E2" w:rsidR="009424E2" w:rsidP="009424E2" w:rsidRDefault="00BC261F" w14:paraId="4E08B8ED" w14:textId="2215920C">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2. Que r</w:t>
            </w:r>
            <w:r w:rsidR="00865DF8">
              <w:rPr>
                <w:rFonts w:ascii="Times New Roman" w:hAnsi="Times New Roman" w:eastAsia="Times New Roman"/>
                <w:color w:val="000000"/>
                <w:sz w:val="20"/>
                <w:szCs w:val="20"/>
                <w:lang w:eastAsia="es-EC"/>
              </w:rPr>
              <w:t>ealice el c</w:t>
            </w:r>
            <w:r w:rsidRPr="009424E2" w:rsidR="009424E2">
              <w:rPr>
                <w:rFonts w:ascii="Times New Roman" w:hAnsi="Times New Roman" w:eastAsia="Times New Roman"/>
                <w:color w:val="000000"/>
                <w:sz w:val="20"/>
                <w:szCs w:val="20"/>
                <w:lang w:eastAsia="es-EC"/>
              </w:rPr>
              <w:t xml:space="preserve">álculo </w:t>
            </w:r>
            <w:r w:rsidR="00347BAB">
              <w:rPr>
                <w:rFonts w:ascii="Times New Roman" w:hAnsi="Times New Roman" w:eastAsia="Times New Roman"/>
                <w:color w:val="000000"/>
                <w:sz w:val="20"/>
                <w:szCs w:val="20"/>
                <w:lang w:eastAsia="es-EC"/>
              </w:rPr>
              <w:t>de perfil según respuestas</w:t>
            </w:r>
            <w:r w:rsidRPr="009424E2" w:rsidR="009424E2">
              <w:rPr>
                <w:rFonts w:ascii="Times New Roman" w:hAnsi="Times New Roman" w:eastAsia="Times New Roman"/>
                <w:color w:val="000000"/>
                <w:sz w:val="20"/>
                <w:szCs w:val="20"/>
                <w:lang w:eastAsia="es-EC"/>
              </w:rPr>
              <w:t>.</w:t>
            </w:r>
          </w:p>
        </w:tc>
      </w:tr>
      <w:tr w:rsidRPr="009424E2" w:rsidR="009424E2" w:rsidTr="009424E2" w14:paraId="39A52C21" w14:textId="77777777">
        <w:trPr>
          <w:trHeight w:val="1152"/>
        </w:trPr>
        <w:tc>
          <w:tcPr>
            <w:tcW w:w="2448" w:type="pct"/>
            <w:tcBorders>
              <w:top w:val="nil"/>
              <w:left w:val="single" w:color="auto" w:sz="4" w:space="0"/>
              <w:bottom w:val="single" w:color="auto" w:sz="4" w:space="0"/>
              <w:right w:val="single" w:color="auto" w:sz="4" w:space="0"/>
            </w:tcBorders>
            <w:vAlign w:val="center"/>
            <w:hideMark/>
          </w:tcPr>
          <w:p w:rsidRPr="009424E2" w:rsidR="009424E2" w:rsidP="009424E2" w:rsidRDefault="009424E2" w14:paraId="2669480D" w14:textId="5485CD1E">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b/>
                <w:bCs/>
                <w:color w:val="000000"/>
                <w:sz w:val="20"/>
                <w:szCs w:val="20"/>
                <w:lang w:eastAsia="es-EC"/>
              </w:rPr>
              <w:t>HU-0</w:t>
            </w:r>
            <w:r w:rsidR="00CA5D8F">
              <w:rPr>
                <w:rFonts w:ascii="Times New Roman" w:hAnsi="Times New Roman" w:eastAsia="Times New Roman"/>
                <w:b/>
                <w:bCs/>
                <w:color w:val="000000"/>
                <w:sz w:val="20"/>
                <w:szCs w:val="20"/>
                <w:lang w:eastAsia="es-EC"/>
              </w:rPr>
              <w:t>5</w:t>
            </w:r>
            <w:r w:rsidRPr="009424E2">
              <w:rPr>
                <w:rFonts w:ascii="Times New Roman" w:hAnsi="Times New Roman" w:eastAsia="Times New Roman"/>
                <w:b/>
                <w:bCs/>
                <w:color w:val="000000"/>
                <w:sz w:val="20"/>
                <w:szCs w:val="20"/>
                <w:lang w:eastAsia="es-EC"/>
              </w:rPr>
              <w:t xml:space="preserve"> – Visualización del perfil</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sidR="00FE5DC7">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Quiero ver el perfil financiero asignado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Para entender mi clasificación</w:t>
            </w:r>
          </w:p>
        </w:tc>
        <w:tc>
          <w:tcPr>
            <w:tcW w:w="2552" w:type="pct"/>
            <w:tcBorders>
              <w:top w:val="nil"/>
              <w:left w:val="nil"/>
              <w:bottom w:val="single" w:color="auto" w:sz="4" w:space="0"/>
              <w:right w:val="single" w:color="auto" w:sz="4" w:space="0"/>
            </w:tcBorders>
            <w:vAlign w:val="center"/>
            <w:hideMark/>
          </w:tcPr>
          <w:p w:rsidR="0040459D" w:rsidP="009424E2" w:rsidRDefault="009424E2" w14:paraId="3434B0F5" w14:textId="5C6A838A">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146704">
              <w:rPr>
                <w:rFonts w:ascii="Times New Roman" w:hAnsi="Times New Roman" w:eastAsia="Times New Roman"/>
                <w:color w:val="000000"/>
                <w:sz w:val="20"/>
                <w:szCs w:val="20"/>
                <w:lang w:eastAsia="es-EC"/>
              </w:rPr>
              <w:t>Que se</w:t>
            </w:r>
            <w:r w:rsidRPr="009424E2">
              <w:rPr>
                <w:rFonts w:ascii="Times New Roman" w:hAnsi="Times New Roman" w:eastAsia="Times New Roman"/>
                <w:color w:val="000000"/>
                <w:sz w:val="20"/>
                <w:szCs w:val="20"/>
                <w:lang w:eastAsia="es-EC"/>
              </w:rPr>
              <w:t xml:space="preserve"> muestr</w:t>
            </w:r>
            <w:r w:rsidR="00146704">
              <w:rPr>
                <w:rFonts w:ascii="Times New Roman" w:hAnsi="Times New Roman" w:eastAsia="Times New Roman"/>
                <w:color w:val="000000"/>
                <w:sz w:val="20"/>
                <w:szCs w:val="20"/>
                <w:lang w:eastAsia="es-EC"/>
              </w:rPr>
              <w:t>e el</w:t>
            </w:r>
            <w:r w:rsidR="00FE5DC7">
              <w:rPr>
                <w:rFonts w:ascii="Times New Roman" w:hAnsi="Times New Roman" w:eastAsia="Times New Roman"/>
                <w:color w:val="000000"/>
                <w:sz w:val="20"/>
                <w:szCs w:val="20"/>
                <w:lang w:eastAsia="es-EC"/>
              </w:rPr>
              <w:t xml:space="preserve"> resultado de</w:t>
            </w:r>
            <w:r w:rsidRPr="009424E2">
              <w:rPr>
                <w:rFonts w:ascii="Times New Roman" w:hAnsi="Times New Roman" w:eastAsia="Times New Roman"/>
                <w:color w:val="000000"/>
                <w:sz w:val="20"/>
                <w:szCs w:val="20"/>
                <w:lang w:eastAsia="es-EC"/>
              </w:rPr>
              <w:t xml:space="preserve"> perfil.</w:t>
            </w:r>
            <w:r w:rsidRPr="009424E2">
              <w:rPr>
                <w:rFonts w:ascii="Times New Roman" w:hAnsi="Times New Roman" w:eastAsia="Times New Roman"/>
                <w:color w:val="000000"/>
                <w:sz w:val="20"/>
                <w:szCs w:val="20"/>
                <w:lang w:eastAsia="es-EC"/>
              </w:rPr>
              <w:br/>
            </w:r>
            <w:r w:rsidR="00507DAC">
              <w:rPr>
                <w:rFonts w:ascii="Times New Roman" w:hAnsi="Times New Roman" w:eastAsia="Times New Roman"/>
                <w:color w:val="000000"/>
                <w:sz w:val="20"/>
                <w:szCs w:val="20"/>
                <w:lang w:eastAsia="es-EC"/>
              </w:rPr>
              <w:t>2</w:t>
            </w:r>
            <w:r w:rsidRPr="009424E2">
              <w:rPr>
                <w:rFonts w:ascii="Times New Roman" w:hAnsi="Times New Roman" w:eastAsia="Times New Roman"/>
                <w:color w:val="000000"/>
                <w:sz w:val="20"/>
                <w:szCs w:val="20"/>
                <w:lang w:eastAsia="es-EC"/>
              </w:rPr>
              <w:t>.</w:t>
            </w:r>
            <w:r w:rsidR="0040459D">
              <w:rPr>
                <w:rFonts w:ascii="Times New Roman" w:hAnsi="Times New Roman" w:eastAsia="Times New Roman"/>
                <w:color w:val="000000"/>
                <w:sz w:val="20"/>
                <w:szCs w:val="20"/>
                <w:lang w:eastAsia="es-EC"/>
              </w:rPr>
              <w:t xml:space="preserve"> Que se visualice el logo de Synergy</w:t>
            </w:r>
            <w:r w:rsidRPr="009424E2">
              <w:rPr>
                <w:rFonts w:ascii="Times New Roman" w:hAnsi="Times New Roman" w:eastAsia="Times New Roman"/>
                <w:color w:val="000000"/>
                <w:sz w:val="20"/>
                <w:szCs w:val="20"/>
                <w:lang w:eastAsia="es-EC"/>
              </w:rPr>
              <w:t xml:space="preserve"> </w:t>
            </w:r>
          </w:p>
          <w:p w:rsidR="009424E2" w:rsidP="009424E2" w:rsidRDefault="0040459D" w14:paraId="4024B018" w14:textId="4ECA24D5">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 xml:space="preserve">3. </w:t>
            </w:r>
            <w:r w:rsidR="00146704">
              <w:rPr>
                <w:rFonts w:ascii="Times New Roman" w:hAnsi="Times New Roman" w:eastAsia="Times New Roman"/>
                <w:color w:val="000000"/>
                <w:sz w:val="20"/>
                <w:szCs w:val="20"/>
                <w:lang w:eastAsia="es-EC"/>
              </w:rPr>
              <w:t>Que se asigne un A</w:t>
            </w:r>
            <w:r w:rsidRPr="009424E2" w:rsidR="009424E2">
              <w:rPr>
                <w:rFonts w:ascii="Times New Roman" w:hAnsi="Times New Roman" w:eastAsia="Times New Roman"/>
                <w:color w:val="000000"/>
                <w:sz w:val="20"/>
                <w:szCs w:val="20"/>
                <w:lang w:eastAsia="es-EC"/>
              </w:rPr>
              <w:t>vatar.</w:t>
            </w:r>
          </w:p>
          <w:p w:rsidR="00507DAC" w:rsidP="00046914" w:rsidRDefault="0040459D" w14:paraId="2DD1975C" w14:textId="14BBACB3">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4</w:t>
            </w:r>
            <w:r w:rsidRPr="009424E2" w:rsidR="00046914">
              <w:rPr>
                <w:rFonts w:ascii="Times New Roman" w:hAnsi="Times New Roman" w:eastAsia="Times New Roman"/>
                <w:color w:val="000000"/>
                <w:sz w:val="20"/>
                <w:szCs w:val="20"/>
                <w:lang w:eastAsia="es-EC"/>
              </w:rPr>
              <w:t xml:space="preserve">. </w:t>
            </w:r>
            <w:r w:rsidR="00507DAC">
              <w:rPr>
                <w:rFonts w:ascii="Times New Roman" w:hAnsi="Times New Roman" w:eastAsia="Times New Roman"/>
                <w:color w:val="000000"/>
                <w:sz w:val="20"/>
                <w:szCs w:val="20"/>
                <w:lang w:eastAsia="es-EC"/>
              </w:rPr>
              <w:t>Que muestre un texto de resultado</w:t>
            </w:r>
          </w:p>
          <w:p w:rsidR="00507DAC" w:rsidP="00046914" w:rsidRDefault="0040459D" w14:paraId="259D7B28" w14:textId="546E000D">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5</w:t>
            </w:r>
            <w:r w:rsidR="00507DAC">
              <w:rPr>
                <w:rFonts w:ascii="Times New Roman" w:hAnsi="Times New Roman" w:eastAsia="Times New Roman"/>
                <w:color w:val="000000"/>
                <w:sz w:val="20"/>
                <w:szCs w:val="20"/>
                <w:lang w:eastAsia="es-EC"/>
              </w:rPr>
              <w:t xml:space="preserve">. </w:t>
            </w:r>
            <w:r w:rsidR="00146704">
              <w:rPr>
                <w:rFonts w:ascii="Times New Roman" w:hAnsi="Times New Roman" w:eastAsia="Times New Roman"/>
                <w:color w:val="000000"/>
                <w:sz w:val="20"/>
                <w:szCs w:val="20"/>
                <w:lang w:eastAsia="es-EC"/>
              </w:rPr>
              <w:t xml:space="preserve">Que </w:t>
            </w:r>
            <w:r w:rsidR="00046914">
              <w:rPr>
                <w:rFonts w:ascii="Times New Roman" w:hAnsi="Times New Roman" w:eastAsia="Times New Roman"/>
                <w:color w:val="000000"/>
                <w:sz w:val="20"/>
                <w:szCs w:val="20"/>
                <w:lang w:eastAsia="es-EC"/>
              </w:rPr>
              <w:t>guard</w:t>
            </w:r>
            <w:r w:rsidR="00FE5DC7">
              <w:rPr>
                <w:rFonts w:ascii="Times New Roman" w:hAnsi="Times New Roman" w:eastAsia="Times New Roman"/>
                <w:color w:val="000000"/>
                <w:sz w:val="20"/>
                <w:szCs w:val="20"/>
                <w:lang w:eastAsia="es-EC"/>
              </w:rPr>
              <w:t>e</w:t>
            </w:r>
            <w:r w:rsidR="00046914">
              <w:rPr>
                <w:rFonts w:ascii="Times New Roman" w:hAnsi="Times New Roman" w:eastAsia="Times New Roman"/>
                <w:color w:val="000000"/>
                <w:sz w:val="20"/>
                <w:szCs w:val="20"/>
                <w:lang w:eastAsia="es-EC"/>
              </w:rPr>
              <w:t xml:space="preserve"> el resultado</w:t>
            </w:r>
            <w:r w:rsidR="002F266D">
              <w:rPr>
                <w:rFonts w:ascii="Times New Roman" w:hAnsi="Times New Roman" w:eastAsia="Times New Roman"/>
                <w:color w:val="000000"/>
                <w:sz w:val="20"/>
                <w:szCs w:val="20"/>
                <w:lang w:eastAsia="es-EC"/>
              </w:rPr>
              <w:t xml:space="preserve"> automáticamente</w:t>
            </w:r>
            <w:r w:rsidR="00046914">
              <w:rPr>
                <w:rFonts w:ascii="Times New Roman" w:hAnsi="Times New Roman" w:eastAsia="Times New Roman"/>
                <w:color w:val="000000"/>
                <w:sz w:val="20"/>
                <w:szCs w:val="20"/>
                <w:lang w:eastAsia="es-EC"/>
              </w:rPr>
              <w:t xml:space="preserve"> </w:t>
            </w:r>
          </w:p>
          <w:p w:rsidR="00046914" w:rsidP="00046914" w:rsidRDefault="0040459D" w14:paraId="1FC70049" w14:textId="2082A7F1">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6</w:t>
            </w:r>
            <w:r w:rsidR="00507DAC">
              <w:rPr>
                <w:rFonts w:ascii="Times New Roman" w:hAnsi="Times New Roman" w:eastAsia="Times New Roman"/>
                <w:color w:val="000000"/>
                <w:sz w:val="20"/>
                <w:szCs w:val="20"/>
                <w:lang w:eastAsia="es-EC"/>
              </w:rPr>
              <w:t xml:space="preserve">. Que el resultado se guarde </w:t>
            </w:r>
            <w:r w:rsidR="00046914">
              <w:rPr>
                <w:rFonts w:ascii="Times New Roman" w:hAnsi="Times New Roman" w:eastAsia="Times New Roman"/>
                <w:color w:val="000000"/>
                <w:sz w:val="20"/>
                <w:szCs w:val="20"/>
                <w:lang w:eastAsia="es-EC"/>
              </w:rPr>
              <w:t>en Dynamics</w:t>
            </w:r>
          </w:p>
          <w:p w:rsidRPr="009424E2" w:rsidR="00046914" w:rsidP="009424E2" w:rsidRDefault="00046914" w14:paraId="2FFDE0C8" w14:textId="77777777">
            <w:pPr>
              <w:spacing w:after="0" w:line="240" w:lineRule="auto"/>
              <w:rPr>
                <w:rFonts w:ascii="Times New Roman" w:hAnsi="Times New Roman" w:eastAsia="Times New Roman"/>
                <w:color w:val="000000"/>
                <w:sz w:val="20"/>
                <w:szCs w:val="20"/>
                <w:lang w:eastAsia="es-EC"/>
              </w:rPr>
            </w:pPr>
          </w:p>
        </w:tc>
      </w:tr>
      <w:tr w:rsidRPr="009424E2" w:rsidR="00532BBF" w:rsidTr="009424E2" w14:paraId="139A807E" w14:textId="77777777">
        <w:trPr>
          <w:trHeight w:val="1152"/>
        </w:trPr>
        <w:tc>
          <w:tcPr>
            <w:tcW w:w="2448" w:type="pct"/>
            <w:tcBorders>
              <w:top w:val="nil"/>
              <w:left w:val="single" w:color="auto" w:sz="4" w:space="0"/>
              <w:bottom w:val="single" w:color="auto" w:sz="4" w:space="0"/>
              <w:right w:val="single" w:color="auto" w:sz="4" w:space="0"/>
            </w:tcBorders>
            <w:vAlign w:val="center"/>
          </w:tcPr>
          <w:p w:rsidRPr="009424E2" w:rsidR="00532BBF" w:rsidP="00532BBF" w:rsidRDefault="00532BBF" w14:paraId="70509EA2" w14:textId="4434D6DB">
            <w:pPr>
              <w:spacing w:after="0" w:line="240" w:lineRule="auto"/>
              <w:rPr>
                <w:rFonts w:ascii="Times New Roman" w:hAnsi="Times New Roman" w:eastAsia="Times New Roman"/>
                <w:b/>
                <w:bCs/>
                <w:color w:val="000000"/>
                <w:sz w:val="20"/>
                <w:szCs w:val="20"/>
                <w:lang w:eastAsia="es-EC"/>
              </w:rPr>
            </w:pPr>
            <w:r w:rsidRPr="009424E2">
              <w:rPr>
                <w:rFonts w:ascii="Times New Roman" w:hAnsi="Times New Roman" w:eastAsia="Times New Roman"/>
                <w:b/>
                <w:bCs/>
                <w:color w:val="000000"/>
                <w:sz w:val="20"/>
                <w:szCs w:val="20"/>
                <w:lang w:eastAsia="es-EC"/>
              </w:rPr>
              <w:t>HU-0</w:t>
            </w:r>
            <w:r>
              <w:rPr>
                <w:rFonts w:ascii="Times New Roman" w:hAnsi="Times New Roman" w:eastAsia="Times New Roman"/>
                <w:b/>
                <w:bCs/>
                <w:color w:val="000000"/>
                <w:sz w:val="20"/>
                <w:szCs w:val="20"/>
                <w:lang w:eastAsia="es-EC"/>
              </w:rPr>
              <w:t>7</w:t>
            </w:r>
            <w:r w:rsidRPr="009424E2">
              <w:rPr>
                <w:rFonts w:ascii="Times New Roman" w:hAnsi="Times New Roman" w:eastAsia="Times New Roman"/>
                <w:b/>
                <w:bCs/>
                <w:color w:val="000000"/>
                <w:sz w:val="20"/>
                <w:szCs w:val="20"/>
                <w:lang w:eastAsia="es-EC"/>
              </w:rPr>
              <w:t xml:space="preserve"> – </w:t>
            </w:r>
            <w:r w:rsidR="003539CB">
              <w:rPr>
                <w:rFonts w:ascii="Times New Roman" w:hAnsi="Times New Roman" w:eastAsia="Times New Roman"/>
                <w:b/>
                <w:bCs/>
                <w:color w:val="000000"/>
                <w:sz w:val="20"/>
                <w:szCs w:val="20"/>
                <w:lang w:eastAsia="es-EC"/>
              </w:rPr>
              <w:t>Contacto con asesor</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Quiero </w:t>
            </w:r>
            <w:r w:rsidR="003539CB">
              <w:rPr>
                <w:rFonts w:ascii="Times New Roman" w:hAnsi="Times New Roman" w:eastAsia="Times New Roman"/>
                <w:color w:val="000000"/>
                <w:sz w:val="20"/>
                <w:szCs w:val="20"/>
                <w:lang w:eastAsia="es-EC"/>
              </w:rPr>
              <w:t>contáctame con el asesor comercial posterior resultado de perfilamiento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Para </w:t>
            </w:r>
            <w:r w:rsidR="003539CB">
              <w:rPr>
                <w:rFonts w:ascii="Times New Roman" w:hAnsi="Times New Roman" w:eastAsia="Times New Roman"/>
                <w:color w:val="000000"/>
                <w:sz w:val="20"/>
                <w:szCs w:val="20"/>
                <w:lang w:eastAsia="es-EC"/>
              </w:rPr>
              <w:t>recibir información sobre producto y</w:t>
            </w:r>
            <w:r>
              <w:rPr>
                <w:rFonts w:ascii="Times New Roman" w:hAnsi="Times New Roman" w:eastAsia="Times New Roman"/>
                <w:color w:val="000000"/>
                <w:sz w:val="20"/>
                <w:szCs w:val="20"/>
                <w:lang w:eastAsia="es-EC"/>
              </w:rPr>
              <w:t xml:space="preserve"> tomar una decisión</w:t>
            </w:r>
            <w:r w:rsidR="00E5643D">
              <w:rPr>
                <w:rFonts w:ascii="Times New Roman" w:hAnsi="Times New Roman" w:eastAsia="Times New Roman"/>
                <w:color w:val="000000"/>
                <w:sz w:val="20"/>
                <w:szCs w:val="20"/>
                <w:lang w:eastAsia="es-EC"/>
              </w:rPr>
              <w:t xml:space="preserve"> de inversión</w:t>
            </w:r>
          </w:p>
        </w:tc>
        <w:tc>
          <w:tcPr>
            <w:tcW w:w="2552" w:type="pct"/>
            <w:tcBorders>
              <w:top w:val="nil"/>
              <w:left w:val="nil"/>
              <w:bottom w:val="single" w:color="auto" w:sz="4" w:space="0"/>
              <w:right w:val="single" w:color="auto" w:sz="4" w:space="0"/>
            </w:tcBorders>
            <w:vAlign w:val="center"/>
          </w:tcPr>
          <w:p w:rsidR="002347EE" w:rsidP="00532BBF" w:rsidRDefault="00532BBF" w14:paraId="57215C1D" w14:textId="57363239">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2347EE">
              <w:rPr>
                <w:rFonts w:ascii="Times New Roman" w:hAnsi="Times New Roman" w:eastAsia="Times New Roman"/>
                <w:color w:val="000000"/>
                <w:sz w:val="20"/>
                <w:szCs w:val="20"/>
                <w:lang w:eastAsia="es-EC"/>
              </w:rPr>
              <w:t xml:space="preserve">Que </w:t>
            </w:r>
            <w:r w:rsidR="00B4797A">
              <w:rPr>
                <w:rFonts w:ascii="Times New Roman" w:hAnsi="Times New Roman" w:eastAsia="Times New Roman"/>
                <w:color w:val="000000"/>
                <w:sz w:val="20"/>
                <w:szCs w:val="20"/>
                <w:lang w:eastAsia="es-EC"/>
              </w:rPr>
              <w:t>se muestre la opción de contactar a un asesor desde el resultado de perfilamiento</w:t>
            </w:r>
          </w:p>
          <w:p w:rsidRPr="009424E2" w:rsidR="00174187" w:rsidP="00174187" w:rsidRDefault="002347EE" w14:paraId="5ABDABEA" w14:textId="1C4B86D2">
            <w:pPr>
              <w:spacing w:after="0" w:line="240" w:lineRule="auto"/>
              <w:rPr>
                <w:rFonts w:ascii="Times New Roman" w:hAnsi="Times New Roman" w:eastAsia="Times New Roman"/>
                <w:color w:val="000000"/>
                <w:sz w:val="20"/>
                <w:szCs w:val="20"/>
                <w:lang w:eastAsia="es-EC"/>
              </w:rPr>
            </w:pPr>
            <w:r>
              <w:rPr>
                <w:rFonts w:ascii="Times New Roman" w:hAnsi="Times New Roman" w:eastAsia="Times New Roman"/>
                <w:color w:val="000000"/>
                <w:sz w:val="20"/>
                <w:szCs w:val="20"/>
                <w:lang w:eastAsia="es-EC"/>
              </w:rPr>
              <w:t xml:space="preserve">2. Que </w:t>
            </w:r>
            <w:r w:rsidR="00B4797A">
              <w:rPr>
                <w:rFonts w:ascii="Times New Roman" w:hAnsi="Times New Roman" w:eastAsia="Times New Roman"/>
                <w:color w:val="000000"/>
                <w:sz w:val="20"/>
                <w:szCs w:val="20"/>
                <w:lang w:eastAsia="es-EC"/>
              </w:rPr>
              <w:t xml:space="preserve">genere una notificación </w:t>
            </w:r>
            <w:r w:rsidR="00174187">
              <w:rPr>
                <w:rFonts w:ascii="Times New Roman" w:hAnsi="Times New Roman" w:eastAsia="Times New Roman"/>
                <w:color w:val="000000"/>
                <w:sz w:val="20"/>
                <w:szCs w:val="20"/>
                <w:lang w:eastAsia="es-EC"/>
              </w:rPr>
              <w:t>a Opteam para gestión de asesor comercial</w:t>
            </w:r>
          </w:p>
          <w:p w:rsidRPr="009424E2" w:rsidR="00532BBF" w:rsidP="00532BBF" w:rsidRDefault="00532BBF" w14:paraId="5FE29C7E" w14:textId="1BACB2A0">
            <w:pPr>
              <w:spacing w:after="0" w:line="240" w:lineRule="auto"/>
              <w:rPr>
                <w:rFonts w:ascii="Times New Roman" w:hAnsi="Times New Roman" w:eastAsia="Times New Roman"/>
                <w:color w:val="000000"/>
                <w:sz w:val="20"/>
                <w:szCs w:val="20"/>
                <w:lang w:eastAsia="es-EC"/>
              </w:rPr>
            </w:pPr>
          </w:p>
        </w:tc>
      </w:tr>
      <w:tr w:rsidRPr="009424E2" w:rsidR="00532BBF" w:rsidTr="009424E2" w14:paraId="5EF41BF0" w14:textId="77777777">
        <w:trPr>
          <w:trHeight w:val="1152"/>
        </w:trPr>
        <w:tc>
          <w:tcPr>
            <w:tcW w:w="2448" w:type="pct"/>
            <w:tcBorders>
              <w:top w:val="nil"/>
              <w:left w:val="single" w:color="auto" w:sz="4" w:space="0"/>
              <w:bottom w:val="single" w:color="auto" w:sz="4" w:space="0"/>
              <w:right w:val="single" w:color="auto" w:sz="4" w:space="0"/>
            </w:tcBorders>
            <w:vAlign w:val="center"/>
          </w:tcPr>
          <w:p w:rsidRPr="009424E2" w:rsidR="00532BBF" w:rsidP="00532BBF" w:rsidRDefault="00532BBF" w14:paraId="10D6A686" w14:textId="1B0323D9">
            <w:pPr>
              <w:spacing w:after="0" w:line="240" w:lineRule="auto"/>
              <w:rPr>
                <w:rFonts w:ascii="Times New Roman" w:hAnsi="Times New Roman" w:eastAsia="Times New Roman"/>
                <w:b/>
                <w:bCs/>
                <w:color w:val="000000"/>
                <w:sz w:val="20"/>
                <w:szCs w:val="20"/>
                <w:lang w:eastAsia="es-EC"/>
              </w:rPr>
            </w:pPr>
            <w:r w:rsidRPr="009424E2">
              <w:rPr>
                <w:rFonts w:ascii="Times New Roman" w:hAnsi="Times New Roman" w:eastAsia="Times New Roman"/>
                <w:b/>
                <w:bCs/>
                <w:color w:val="000000"/>
                <w:sz w:val="20"/>
                <w:szCs w:val="20"/>
                <w:lang w:eastAsia="es-EC"/>
              </w:rPr>
              <w:t>HU-0</w:t>
            </w:r>
            <w:r>
              <w:rPr>
                <w:rFonts w:ascii="Times New Roman" w:hAnsi="Times New Roman" w:eastAsia="Times New Roman"/>
                <w:b/>
                <w:bCs/>
                <w:color w:val="000000"/>
                <w:sz w:val="20"/>
                <w:szCs w:val="20"/>
                <w:lang w:eastAsia="es-EC"/>
              </w:rPr>
              <w:t>8</w:t>
            </w:r>
            <w:r w:rsidRPr="009424E2">
              <w:rPr>
                <w:rFonts w:ascii="Times New Roman" w:hAnsi="Times New Roman" w:eastAsia="Times New Roman"/>
                <w:b/>
                <w:bCs/>
                <w:color w:val="000000"/>
                <w:sz w:val="20"/>
                <w:szCs w:val="20"/>
                <w:lang w:eastAsia="es-EC"/>
              </w:rPr>
              <w:t xml:space="preserve"> – </w:t>
            </w:r>
            <w:r>
              <w:rPr>
                <w:rFonts w:ascii="Times New Roman" w:hAnsi="Times New Roman" w:eastAsia="Times New Roman"/>
                <w:b/>
                <w:bCs/>
                <w:color w:val="000000"/>
                <w:sz w:val="20"/>
                <w:szCs w:val="20"/>
                <w:lang w:eastAsia="es-EC"/>
              </w:rPr>
              <w:t>Reinicio de Perfilamiento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Como </w:t>
            </w:r>
            <w:r>
              <w:rPr>
                <w:rFonts w:ascii="Times New Roman" w:hAnsi="Times New Roman" w:eastAsia="Times New Roman"/>
                <w:color w:val="000000"/>
                <w:sz w:val="20"/>
                <w:szCs w:val="20"/>
                <w:lang w:eastAsia="es-EC"/>
              </w:rPr>
              <w:t>cliente</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Quiero </w:t>
            </w:r>
            <w:r>
              <w:rPr>
                <w:rFonts w:ascii="Times New Roman" w:hAnsi="Times New Roman" w:eastAsia="Times New Roman"/>
                <w:color w:val="000000"/>
                <w:sz w:val="20"/>
                <w:szCs w:val="20"/>
                <w:lang w:eastAsia="es-EC"/>
              </w:rPr>
              <w:t>poder reiniciar el perfilamiento</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Para </w:t>
            </w:r>
            <w:r>
              <w:rPr>
                <w:rFonts w:ascii="Times New Roman" w:hAnsi="Times New Roman" w:eastAsia="Times New Roman"/>
                <w:color w:val="000000"/>
                <w:sz w:val="20"/>
                <w:szCs w:val="20"/>
                <w:lang w:eastAsia="es-EC"/>
              </w:rPr>
              <w:t>validar si hay cambios en el resultado</w:t>
            </w:r>
          </w:p>
        </w:tc>
        <w:tc>
          <w:tcPr>
            <w:tcW w:w="2552" w:type="pct"/>
            <w:tcBorders>
              <w:top w:val="nil"/>
              <w:left w:val="nil"/>
              <w:bottom w:val="single" w:color="auto" w:sz="4" w:space="0"/>
              <w:right w:val="single" w:color="auto" w:sz="4" w:space="0"/>
            </w:tcBorders>
            <w:vAlign w:val="center"/>
          </w:tcPr>
          <w:p w:rsidRPr="009424E2" w:rsidR="00532BBF" w:rsidP="00532BBF" w:rsidRDefault="00532BBF" w14:paraId="15BF1778" w14:textId="1F524A39">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E02643">
              <w:rPr>
                <w:rFonts w:ascii="Times New Roman" w:hAnsi="Times New Roman" w:eastAsia="Times New Roman"/>
                <w:color w:val="000000"/>
                <w:sz w:val="20"/>
                <w:szCs w:val="20"/>
                <w:lang w:eastAsia="es-EC"/>
              </w:rPr>
              <w:t>Que e</w:t>
            </w:r>
            <w:r w:rsidRPr="009424E2">
              <w:rPr>
                <w:rFonts w:ascii="Times New Roman" w:hAnsi="Times New Roman" w:eastAsia="Times New Roman"/>
                <w:color w:val="000000"/>
                <w:sz w:val="20"/>
                <w:szCs w:val="20"/>
                <w:lang w:eastAsia="es-EC"/>
              </w:rPr>
              <w:t>xist</w:t>
            </w:r>
            <w:r w:rsidR="00E02643">
              <w:rPr>
                <w:rFonts w:ascii="Times New Roman" w:hAnsi="Times New Roman" w:eastAsia="Times New Roman"/>
                <w:color w:val="000000"/>
                <w:sz w:val="20"/>
                <w:szCs w:val="20"/>
                <w:lang w:eastAsia="es-EC"/>
              </w:rPr>
              <w:t>a</w:t>
            </w:r>
            <w:r w:rsidRPr="009424E2">
              <w:rPr>
                <w:rFonts w:ascii="Times New Roman" w:hAnsi="Times New Roman" w:eastAsia="Times New Roman"/>
                <w:color w:val="000000"/>
                <w:sz w:val="20"/>
                <w:szCs w:val="20"/>
                <w:lang w:eastAsia="es-EC"/>
              </w:rPr>
              <w:t xml:space="preserve"> opción </w:t>
            </w:r>
            <w:r w:rsidR="00E02643">
              <w:rPr>
                <w:rFonts w:ascii="Times New Roman" w:hAnsi="Times New Roman" w:eastAsia="Times New Roman"/>
                <w:color w:val="000000"/>
                <w:sz w:val="20"/>
                <w:szCs w:val="20"/>
                <w:lang w:eastAsia="es-EC"/>
              </w:rPr>
              <w:t xml:space="preserve">de </w:t>
            </w:r>
            <w:r>
              <w:rPr>
                <w:rFonts w:ascii="Times New Roman" w:hAnsi="Times New Roman" w:eastAsia="Times New Roman"/>
                <w:color w:val="000000"/>
                <w:sz w:val="20"/>
                <w:szCs w:val="20"/>
                <w:lang w:eastAsia="es-EC"/>
              </w:rPr>
              <w:t>reinicio de perfilamiento</w:t>
            </w:r>
            <w:r w:rsidRPr="009424E2">
              <w:rPr>
                <w:rFonts w:ascii="Times New Roman" w:hAnsi="Times New Roman" w:eastAsia="Times New Roman"/>
                <w:color w:val="000000"/>
                <w:sz w:val="20"/>
                <w:szCs w:val="20"/>
                <w:lang w:eastAsia="es-EC"/>
              </w:rPr>
              <w:t>.</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2. </w:t>
            </w:r>
            <w:r w:rsidR="00E02643">
              <w:rPr>
                <w:rFonts w:ascii="Times New Roman" w:hAnsi="Times New Roman" w:eastAsia="Times New Roman"/>
                <w:color w:val="000000"/>
                <w:sz w:val="20"/>
                <w:szCs w:val="20"/>
                <w:lang w:eastAsia="es-EC"/>
              </w:rPr>
              <w:t>Que e</w:t>
            </w:r>
            <w:r>
              <w:rPr>
                <w:rFonts w:ascii="Times New Roman" w:hAnsi="Times New Roman" w:eastAsia="Times New Roman"/>
                <w:color w:val="000000"/>
                <w:sz w:val="20"/>
                <w:szCs w:val="20"/>
                <w:lang w:eastAsia="es-EC"/>
              </w:rPr>
              <w:t>l proceso permit</w:t>
            </w:r>
            <w:r w:rsidR="00E02643">
              <w:rPr>
                <w:rFonts w:ascii="Times New Roman" w:hAnsi="Times New Roman" w:eastAsia="Times New Roman"/>
                <w:color w:val="000000"/>
                <w:sz w:val="20"/>
                <w:szCs w:val="20"/>
                <w:lang w:eastAsia="es-EC"/>
              </w:rPr>
              <w:t>a</w:t>
            </w:r>
            <w:r>
              <w:rPr>
                <w:rFonts w:ascii="Times New Roman" w:hAnsi="Times New Roman" w:eastAsia="Times New Roman"/>
                <w:color w:val="000000"/>
                <w:sz w:val="20"/>
                <w:szCs w:val="20"/>
                <w:lang w:eastAsia="es-EC"/>
              </w:rPr>
              <w:t xml:space="preserve"> generar nuevos resultados</w:t>
            </w:r>
            <w:r w:rsidRPr="009424E2">
              <w:rPr>
                <w:rFonts w:ascii="Times New Roman" w:hAnsi="Times New Roman" w:eastAsia="Times New Roman"/>
                <w:color w:val="000000"/>
                <w:sz w:val="20"/>
                <w:szCs w:val="20"/>
                <w:lang w:eastAsia="es-EC"/>
              </w:rPr>
              <w:t>.</w:t>
            </w:r>
            <w:r w:rsidRPr="009424E2">
              <w:rPr>
                <w:rFonts w:ascii="Times New Roman" w:hAnsi="Times New Roman" w:eastAsia="Times New Roman"/>
                <w:color w:val="000000"/>
                <w:sz w:val="20"/>
                <w:szCs w:val="20"/>
                <w:lang w:eastAsia="es-EC"/>
              </w:rPr>
              <w:br/>
            </w:r>
            <w:r>
              <w:rPr>
                <w:rFonts w:ascii="Times New Roman" w:hAnsi="Times New Roman" w:eastAsia="Times New Roman"/>
                <w:color w:val="000000"/>
                <w:sz w:val="20"/>
                <w:szCs w:val="20"/>
                <w:lang w:eastAsia="es-EC"/>
              </w:rPr>
              <w:t>3</w:t>
            </w:r>
            <w:r w:rsidRPr="009424E2">
              <w:rPr>
                <w:rFonts w:ascii="Times New Roman" w:hAnsi="Times New Roman" w:eastAsia="Times New Roman"/>
                <w:color w:val="000000"/>
                <w:sz w:val="20"/>
                <w:szCs w:val="20"/>
                <w:lang w:eastAsia="es-EC"/>
              </w:rPr>
              <w:t xml:space="preserve">. </w:t>
            </w:r>
            <w:r w:rsidR="00E02643">
              <w:rPr>
                <w:rFonts w:ascii="Times New Roman" w:hAnsi="Times New Roman" w:eastAsia="Times New Roman"/>
                <w:color w:val="000000"/>
                <w:sz w:val="20"/>
                <w:szCs w:val="20"/>
                <w:lang w:eastAsia="es-EC"/>
              </w:rPr>
              <w:t>Que n</w:t>
            </w:r>
            <w:r w:rsidRPr="009424E2">
              <w:rPr>
                <w:rFonts w:ascii="Times New Roman" w:hAnsi="Times New Roman" w:eastAsia="Times New Roman"/>
                <w:color w:val="000000"/>
                <w:sz w:val="20"/>
                <w:szCs w:val="20"/>
                <w:lang w:eastAsia="es-EC"/>
              </w:rPr>
              <w:t>o afect</w:t>
            </w:r>
            <w:r w:rsidR="00E02643">
              <w:rPr>
                <w:rFonts w:ascii="Times New Roman" w:hAnsi="Times New Roman" w:eastAsia="Times New Roman"/>
                <w:color w:val="000000"/>
                <w:sz w:val="20"/>
                <w:szCs w:val="20"/>
                <w:lang w:eastAsia="es-EC"/>
              </w:rPr>
              <w:t>e</w:t>
            </w:r>
            <w:r w:rsidR="00216587">
              <w:rPr>
                <w:rFonts w:ascii="Times New Roman" w:hAnsi="Times New Roman" w:eastAsia="Times New Roman"/>
                <w:color w:val="000000"/>
                <w:sz w:val="20"/>
                <w:szCs w:val="20"/>
                <w:lang w:eastAsia="es-EC"/>
              </w:rPr>
              <w:t xml:space="preserve"> las</w:t>
            </w:r>
            <w:r w:rsidRPr="009424E2">
              <w:rPr>
                <w:rFonts w:ascii="Times New Roman" w:hAnsi="Times New Roman" w:eastAsia="Times New Roman"/>
                <w:color w:val="000000"/>
                <w:sz w:val="20"/>
                <w:szCs w:val="20"/>
                <w:lang w:eastAsia="es-EC"/>
              </w:rPr>
              <w:t xml:space="preserve"> respuestas previas.</w:t>
            </w:r>
          </w:p>
        </w:tc>
      </w:tr>
      <w:tr w:rsidRPr="009424E2" w:rsidR="00532BBF" w:rsidTr="00DF766A" w14:paraId="28609714" w14:textId="77777777">
        <w:trPr>
          <w:trHeight w:val="1022"/>
        </w:trPr>
        <w:tc>
          <w:tcPr>
            <w:tcW w:w="2448" w:type="pct"/>
            <w:tcBorders>
              <w:top w:val="nil"/>
              <w:left w:val="single" w:color="auto" w:sz="4" w:space="0"/>
              <w:bottom w:val="single" w:color="auto" w:sz="4" w:space="0"/>
              <w:right w:val="single" w:color="auto" w:sz="4" w:space="0"/>
            </w:tcBorders>
            <w:vAlign w:val="center"/>
            <w:hideMark/>
          </w:tcPr>
          <w:p w:rsidRPr="003F5BE3" w:rsidR="00532BBF" w:rsidP="00532BBF" w:rsidRDefault="00532BBF" w14:paraId="10B6E77E" w14:textId="7A51F6BE">
            <w:pPr>
              <w:spacing w:after="0" w:line="240" w:lineRule="auto"/>
              <w:rPr>
                <w:rFonts w:ascii="Times New Roman" w:hAnsi="Times New Roman" w:eastAsia="Times New Roman"/>
                <w:b/>
                <w:bCs/>
                <w:color w:val="000000"/>
                <w:sz w:val="20"/>
                <w:szCs w:val="20"/>
                <w:lang w:eastAsia="es-EC"/>
              </w:rPr>
            </w:pPr>
            <w:r w:rsidRPr="009424E2">
              <w:rPr>
                <w:rFonts w:ascii="Times New Roman" w:hAnsi="Times New Roman" w:eastAsia="Times New Roman"/>
                <w:b/>
                <w:bCs/>
                <w:color w:val="000000"/>
                <w:sz w:val="20"/>
                <w:szCs w:val="20"/>
                <w:lang w:eastAsia="es-EC"/>
              </w:rPr>
              <w:t>HU-</w:t>
            </w:r>
            <w:r w:rsidR="007B50F5">
              <w:rPr>
                <w:rFonts w:ascii="Times New Roman" w:hAnsi="Times New Roman" w:eastAsia="Times New Roman"/>
                <w:b/>
                <w:bCs/>
                <w:color w:val="000000"/>
                <w:sz w:val="20"/>
                <w:szCs w:val="20"/>
                <w:lang w:eastAsia="es-EC"/>
              </w:rPr>
              <w:t>09</w:t>
            </w:r>
            <w:r w:rsidRPr="009424E2">
              <w:rPr>
                <w:rFonts w:ascii="Times New Roman" w:hAnsi="Times New Roman" w:eastAsia="Times New Roman"/>
                <w:b/>
                <w:bCs/>
                <w:color w:val="000000"/>
                <w:sz w:val="20"/>
                <w:szCs w:val="20"/>
                <w:lang w:eastAsia="es-EC"/>
              </w:rPr>
              <w:t xml:space="preserve"> – Configuración de preguntas y ponderaciones</w:t>
            </w:r>
            <w:r w:rsidRPr="003F5BE3">
              <w:rPr>
                <w:rFonts w:ascii="Times New Roman" w:hAnsi="Times New Roman" w:eastAsia="Times New Roman"/>
                <w:b/>
                <w:bCs/>
                <w:color w:val="000000"/>
                <w:sz w:val="20"/>
                <w:szCs w:val="20"/>
                <w:lang w:eastAsia="es-EC"/>
              </w:rPr>
              <w:br/>
            </w:r>
            <w:r w:rsidRPr="00DF766A">
              <w:rPr>
                <w:rFonts w:ascii="Times New Roman" w:hAnsi="Times New Roman" w:eastAsia="Times New Roman"/>
                <w:color w:val="000000"/>
                <w:sz w:val="20"/>
                <w:szCs w:val="20"/>
                <w:lang w:eastAsia="es-EC"/>
              </w:rPr>
              <w:t>Como administrador</w:t>
            </w:r>
            <w:r w:rsidR="00891F7B">
              <w:rPr>
                <w:rFonts w:ascii="Times New Roman" w:hAnsi="Times New Roman" w:eastAsia="Times New Roman"/>
                <w:color w:val="000000"/>
                <w:sz w:val="20"/>
                <w:szCs w:val="20"/>
                <w:lang w:eastAsia="es-EC"/>
              </w:rPr>
              <w:t xml:space="preserve"> de la plataforma</w:t>
            </w:r>
            <w:r w:rsidRPr="00DF766A">
              <w:rPr>
                <w:rFonts w:ascii="Times New Roman" w:hAnsi="Times New Roman" w:eastAsia="Times New Roman"/>
                <w:color w:val="000000"/>
                <w:sz w:val="20"/>
                <w:szCs w:val="20"/>
                <w:lang w:eastAsia="es-EC"/>
              </w:rPr>
              <w:br/>
            </w:r>
            <w:r w:rsidRPr="00DF766A">
              <w:rPr>
                <w:rFonts w:ascii="Times New Roman" w:hAnsi="Times New Roman" w:eastAsia="Times New Roman"/>
                <w:color w:val="000000"/>
                <w:sz w:val="20"/>
                <w:szCs w:val="20"/>
                <w:lang w:eastAsia="es-EC"/>
              </w:rPr>
              <w:t>Quiero parametrizar preguntas y ponderaciones</w:t>
            </w:r>
            <w:r w:rsidRPr="00DF766A">
              <w:rPr>
                <w:rFonts w:ascii="Times New Roman" w:hAnsi="Times New Roman" w:eastAsia="Times New Roman"/>
                <w:color w:val="000000"/>
                <w:sz w:val="20"/>
                <w:szCs w:val="20"/>
                <w:lang w:eastAsia="es-EC"/>
              </w:rPr>
              <w:br/>
            </w:r>
            <w:r w:rsidRPr="00DF766A">
              <w:rPr>
                <w:rFonts w:ascii="Times New Roman" w:hAnsi="Times New Roman" w:eastAsia="Times New Roman"/>
                <w:color w:val="000000"/>
                <w:sz w:val="20"/>
                <w:szCs w:val="20"/>
                <w:lang w:eastAsia="es-EC"/>
              </w:rPr>
              <w:t>Para mantener actualizado el modelo sin cambios de código</w:t>
            </w:r>
          </w:p>
        </w:tc>
        <w:tc>
          <w:tcPr>
            <w:tcW w:w="2552" w:type="pct"/>
            <w:tcBorders>
              <w:top w:val="nil"/>
              <w:left w:val="nil"/>
              <w:bottom w:val="single" w:color="auto" w:sz="4" w:space="0"/>
              <w:right w:val="single" w:color="auto" w:sz="4" w:space="0"/>
            </w:tcBorders>
            <w:vAlign w:val="center"/>
            <w:hideMark/>
          </w:tcPr>
          <w:p w:rsidRPr="009424E2" w:rsidR="00532BBF" w:rsidP="00532BBF" w:rsidRDefault="00532BBF" w14:paraId="53DB8A97" w14:textId="25ED7F3A">
            <w:pPr>
              <w:spacing w:after="0" w:line="240" w:lineRule="auto"/>
              <w:rPr>
                <w:rFonts w:ascii="Times New Roman" w:hAnsi="Times New Roman" w:eastAsia="Times New Roman"/>
                <w:color w:val="000000"/>
                <w:sz w:val="20"/>
                <w:szCs w:val="20"/>
                <w:lang w:eastAsia="es-EC"/>
              </w:rPr>
            </w:pPr>
            <w:r w:rsidRPr="009424E2">
              <w:rPr>
                <w:rFonts w:ascii="Times New Roman" w:hAnsi="Times New Roman" w:eastAsia="Times New Roman"/>
                <w:color w:val="000000"/>
                <w:sz w:val="20"/>
                <w:szCs w:val="20"/>
                <w:lang w:eastAsia="es-EC"/>
              </w:rPr>
              <w:t xml:space="preserve">1. </w:t>
            </w:r>
            <w:r w:rsidR="00841732">
              <w:rPr>
                <w:rFonts w:ascii="Times New Roman" w:hAnsi="Times New Roman" w:eastAsia="Times New Roman"/>
                <w:color w:val="000000"/>
                <w:sz w:val="20"/>
                <w:szCs w:val="20"/>
                <w:lang w:eastAsia="es-EC"/>
              </w:rPr>
              <w:t>Que pueda ingresar, eliminar y modificar las p</w:t>
            </w:r>
            <w:r w:rsidRPr="009424E2">
              <w:rPr>
                <w:rFonts w:ascii="Times New Roman" w:hAnsi="Times New Roman" w:eastAsia="Times New Roman"/>
                <w:color w:val="000000"/>
                <w:sz w:val="20"/>
                <w:szCs w:val="20"/>
                <w:lang w:eastAsia="es-EC"/>
              </w:rPr>
              <w:t>reguntas y ponderaciones configurables.</w:t>
            </w:r>
            <w:r w:rsidRPr="009424E2">
              <w:rPr>
                <w:rFonts w:ascii="Times New Roman" w:hAnsi="Times New Roman" w:eastAsia="Times New Roman"/>
                <w:color w:val="000000"/>
                <w:sz w:val="20"/>
                <w:szCs w:val="20"/>
                <w:lang w:eastAsia="es-EC"/>
              </w:rPr>
              <w:br/>
            </w:r>
            <w:r w:rsidRPr="009424E2">
              <w:rPr>
                <w:rFonts w:ascii="Times New Roman" w:hAnsi="Times New Roman" w:eastAsia="Times New Roman"/>
                <w:color w:val="000000"/>
                <w:sz w:val="20"/>
                <w:szCs w:val="20"/>
                <w:lang w:eastAsia="es-EC"/>
              </w:rPr>
              <w:t xml:space="preserve">2. </w:t>
            </w:r>
            <w:r w:rsidR="00841732">
              <w:rPr>
                <w:rFonts w:ascii="Times New Roman" w:hAnsi="Times New Roman" w:eastAsia="Times New Roman"/>
                <w:color w:val="000000"/>
                <w:sz w:val="20"/>
                <w:szCs w:val="20"/>
                <w:lang w:eastAsia="es-EC"/>
              </w:rPr>
              <w:t xml:space="preserve">Que se desarrolle la lógica de </w:t>
            </w:r>
            <w:r w:rsidRPr="009424E2">
              <w:rPr>
                <w:rFonts w:ascii="Times New Roman" w:hAnsi="Times New Roman" w:eastAsia="Times New Roman"/>
                <w:color w:val="000000"/>
                <w:sz w:val="20"/>
                <w:szCs w:val="20"/>
                <w:lang w:eastAsia="es-EC"/>
              </w:rPr>
              <w:t>suma</w:t>
            </w:r>
            <w:r w:rsidR="00841732">
              <w:rPr>
                <w:rFonts w:ascii="Times New Roman" w:hAnsi="Times New Roman" w:eastAsia="Times New Roman"/>
                <w:color w:val="000000"/>
                <w:sz w:val="20"/>
                <w:szCs w:val="20"/>
                <w:lang w:eastAsia="es-EC"/>
              </w:rPr>
              <w:t xml:space="preserve"> de los</w:t>
            </w:r>
            <w:r w:rsidRPr="009424E2">
              <w:rPr>
                <w:rFonts w:ascii="Times New Roman" w:hAnsi="Times New Roman" w:eastAsia="Times New Roman"/>
                <w:color w:val="000000"/>
                <w:sz w:val="20"/>
                <w:szCs w:val="20"/>
                <w:lang w:eastAsia="es-EC"/>
              </w:rPr>
              <w:t xml:space="preserve"> valores ponderados.</w:t>
            </w:r>
          </w:p>
        </w:tc>
      </w:tr>
    </w:tbl>
    <w:p w:rsidR="009424E2" w:rsidP="00893483" w:rsidRDefault="009424E2" w14:paraId="431400DE" w14:textId="77777777"/>
    <w:p w:rsidR="00207A7D" w:rsidP="00105341" w:rsidRDefault="00105341" w14:paraId="26F36ECD" w14:textId="22A16132">
      <w:pPr>
        <w:spacing w:after="0" w:line="360" w:lineRule="auto"/>
        <w:jc w:val="both"/>
        <w:rPr>
          <w:rFonts w:ascii="Times New Roman" w:hAnsi="Times New Roman"/>
        </w:rPr>
      </w:pPr>
      <w:r>
        <w:rPr>
          <w:rFonts w:ascii="Times New Roman" w:hAnsi="Times New Roman"/>
        </w:rPr>
        <w:t xml:space="preserve">Es importante mencionar que se deben actualizar todos los logos y diseños, según últimas definiciones para SynerGy. </w:t>
      </w:r>
      <w:r w:rsidRPr="00207A7D" w:rsidR="00207A7D">
        <w:rPr>
          <w:rFonts w:ascii="Times New Roman" w:hAnsi="Times New Roman"/>
        </w:rPr>
        <w:t xml:space="preserve">Se detalla el flujo </w:t>
      </w:r>
      <w:r w:rsidR="001E5E4B">
        <w:rPr>
          <w:rFonts w:ascii="Times New Roman" w:hAnsi="Times New Roman"/>
        </w:rPr>
        <w:t xml:space="preserve">de perfilamiento </w:t>
      </w:r>
      <w:r w:rsidRPr="00207A7D" w:rsidR="00207A7D">
        <w:rPr>
          <w:rFonts w:ascii="Times New Roman" w:hAnsi="Times New Roman"/>
        </w:rPr>
        <w:t xml:space="preserve">y se incluyen pantallas para un </w:t>
      </w:r>
      <w:r w:rsidR="00114097">
        <w:rPr>
          <w:rFonts w:ascii="Times New Roman" w:hAnsi="Times New Roman"/>
        </w:rPr>
        <w:t>mayor entendimiento</w:t>
      </w:r>
      <w:r w:rsidR="001E5E4B">
        <w:rPr>
          <w:rFonts w:ascii="Times New Roman" w:hAnsi="Times New Roman"/>
        </w:rPr>
        <w:t xml:space="preserve"> en la APP</w:t>
      </w:r>
      <w:r w:rsidR="004424BE">
        <w:rPr>
          <w:rFonts w:ascii="Times New Roman" w:hAnsi="Times New Roman"/>
        </w:rPr>
        <w:t>:</w:t>
      </w:r>
    </w:p>
    <w:p w:rsidR="00366D12" w:rsidP="005B6422" w:rsidRDefault="004A4161" w14:paraId="7162DF8E" w14:textId="78E81803">
      <w:pPr>
        <w:pStyle w:val="Prrafodelista"/>
        <w:numPr>
          <w:ilvl w:val="0"/>
          <w:numId w:val="13"/>
        </w:numPr>
        <w:spacing w:after="0" w:line="360" w:lineRule="auto"/>
        <w:rPr>
          <w:rFonts w:ascii="Times New Roman" w:hAnsi="Times New Roman"/>
        </w:rPr>
      </w:pPr>
      <w:r>
        <w:rPr>
          <w:rFonts w:ascii="Times New Roman" w:hAnsi="Times New Roman"/>
        </w:rPr>
        <w:t>El c</w:t>
      </w:r>
      <w:r w:rsidRPr="00207A7D" w:rsidR="00207A7D">
        <w:rPr>
          <w:rFonts w:ascii="Times New Roman" w:hAnsi="Times New Roman"/>
        </w:rPr>
        <w:t xml:space="preserve">liente </w:t>
      </w:r>
      <w:r w:rsidR="00DD0664">
        <w:rPr>
          <w:rFonts w:ascii="Times New Roman" w:hAnsi="Times New Roman"/>
        </w:rPr>
        <w:t>ingresa</w:t>
      </w:r>
      <w:r w:rsidR="00F967CC">
        <w:rPr>
          <w:rFonts w:ascii="Times New Roman" w:hAnsi="Times New Roman"/>
        </w:rPr>
        <w:t xml:space="preserve"> a la APP</w:t>
      </w:r>
      <w:r w:rsidR="00DD0664">
        <w:rPr>
          <w:rFonts w:ascii="Times New Roman" w:hAnsi="Times New Roman"/>
        </w:rPr>
        <w:t xml:space="preserve"> </w:t>
      </w:r>
      <w:r w:rsidR="00EC0BE5">
        <w:rPr>
          <w:rFonts w:ascii="Times New Roman" w:hAnsi="Times New Roman"/>
        </w:rPr>
        <w:t xml:space="preserve">de SG (SynerGy) </w:t>
      </w:r>
      <w:r w:rsidR="00DD0664">
        <w:rPr>
          <w:rFonts w:ascii="Times New Roman" w:hAnsi="Times New Roman"/>
        </w:rPr>
        <w:t xml:space="preserve">con sus credenciales </w:t>
      </w:r>
      <w:r w:rsidR="00366D12">
        <w:rPr>
          <w:rFonts w:ascii="Times New Roman" w:hAnsi="Times New Roman"/>
        </w:rPr>
        <w:t>o acceso biométrico</w:t>
      </w:r>
      <w:r w:rsidR="00F967CC">
        <w:rPr>
          <w:rFonts w:ascii="Times New Roman" w:hAnsi="Times New Roman"/>
        </w:rPr>
        <w:t>:</w:t>
      </w:r>
    </w:p>
    <w:p w:rsidR="00366D12" w:rsidP="00366D12" w:rsidRDefault="00366D12" w14:paraId="35EC7097" w14:textId="77777777">
      <w:pPr>
        <w:spacing w:after="0" w:line="360" w:lineRule="auto"/>
        <w:rPr>
          <w:rFonts w:ascii="Times New Roman" w:hAnsi="Times New Roman"/>
        </w:rPr>
      </w:pPr>
    </w:p>
    <w:p w:rsidRPr="00366D12" w:rsidR="00366D12" w:rsidP="00366D12" w:rsidRDefault="00366D12" w14:paraId="6DC3AD2F" w14:textId="2DBA05F1">
      <w:pPr>
        <w:spacing w:after="0" w:line="360" w:lineRule="auto"/>
        <w:jc w:val="center"/>
        <w:rPr>
          <w:rFonts w:ascii="Times New Roman" w:hAnsi="Times New Roman"/>
        </w:rPr>
      </w:pPr>
      <w:r w:rsidRPr="00366D12">
        <w:rPr>
          <w:rFonts w:ascii="Times New Roman" w:hAnsi="Times New Roman"/>
          <w:noProof/>
        </w:rPr>
        <w:drawing>
          <wp:inline distT="0" distB="0" distL="0" distR="0" wp14:anchorId="5482B488" wp14:editId="442B3749">
            <wp:extent cx="4942243" cy="3117561"/>
            <wp:effectExtent l="19050" t="19050" r="10795" b="26035"/>
            <wp:docPr id="153190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01921" name=""/>
                    <pic:cNvPicPr/>
                  </pic:nvPicPr>
                  <pic:blipFill>
                    <a:blip r:embed="rId11"/>
                    <a:stretch>
                      <a:fillRect/>
                    </a:stretch>
                  </pic:blipFill>
                  <pic:spPr>
                    <a:xfrm>
                      <a:off x="0" y="0"/>
                      <a:ext cx="4950451" cy="3122739"/>
                    </a:xfrm>
                    <a:prstGeom prst="rect">
                      <a:avLst/>
                    </a:prstGeom>
                    <a:ln w="6350">
                      <a:solidFill>
                        <a:schemeClr val="tx1"/>
                      </a:solidFill>
                    </a:ln>
                  </pic:spPr>
                </pic:pic>
              </a:graphicData>
            </a:graphic>
          </wp:inline>
        </w:drawing>
      </w:r>
    </w:p>
    <w:p w:rsidR="00366D12" w:rsidP="00366D12" w:rsidRDefault="00366D12" w14:paraId="163E18E8" w14:textId="77777777">
      <w:pPr>
        <w:pStyle w:val="Prrafodelista"/>
        <w:spacing w:after="0" w:line="360" w:lineRule="auto"/>
        <w:rPr>
          <w:rFonts w:ascii="Times New Roman" w:hAnsi="Times New Roman"/>
        </w:rPr>
      </w:pPr>
    </w:p>
    <w:p w:rsidR="00207A7D" w:rsidP="005B6422" w:rsidRDefault="00366D12" w14:paraId="33F2DA65" w14:textId="73BBDC02">
      <w:pPr>
        <w:pStyle w:val="Prrafodelista"/>
        <w:numPr>
          <w:ilvl w:val="0"/>
          <w:numId w:val="13"/>
        </w:numPr>
        <w:spacing w:after="0" w:line="360" w:lineRule="auto"/>
        <w:jc w:val="both"/>
        <w:rPr>
          <w:rFonts w:ascii="Times New Roman" w:hAnsi="Times New Roman"/>
        </w:rPr>
      </w:pPr>
      <w:r>
        <w:rPr>
          <w:rFonts w:ascii="Times New Roman" w:hAnsi="Times New Roman"/>
        </w:rPr>
        <w:t xml:space="preserve">Una vez </w:t>
      </w:r>
      <w:r w:rsidR="00FD091C">
        <w:rPr>
          <w:rFonts w:ascii="Times New Roman" w:hAnsi="Times New Roman"/>
        </w:rPr>
        <w:t xml:space="preserve">dentro de la APP </w:t>
      </w:r>
      <w:r w:rsidR="00EC0BE5">
        <w:rPr>
          <w:rFonts w:ascii="Times New Roman" w:hAnsi="Times New Roman"/>
        </w:rPr>
        <w:t>el cliente</w:t>
      </w:r>
      <w:r w:rsidR="0000719D">
        <w:rPr>
          <w:rFonts w:ascii="Times New Roman" w:hAnsi="Times New Roman"/>
        </w:rPr>
        <w:t xml:space="preserve"> </w:t>
      </w:r>
      <w:r w:rsidRPr="00207A7D" w:rsidR="00207A7D">
        <w:rPr>
          <w:rFonts w:ascii="Times New Roman" w:hAnsi="Times New Roman"/>
        </w:rPr>
        <w:t>escoge la opción de perfilamiento</w:t>
      </w:r>
      <w:r w:rsidR="007A00A9">
        <w:rPr>
          <w:rFonts w:ascii="Times New Roman" w:hAnsi="Times New Roman"/>
        </w:rPr>
        <w:t xml:space="preserve"> y se muestra pantalla informativa previo inicio de preguntas: </w:t>
      </w:r>
      <w:r w:rsidRPr="00C66E88" w:rsidR="00C66E88">
        <w:rPr>
          <w:rFonts w:ascii="Times New Roman" w:hAnsi="Times New Roman"/>
          <w:b/>
          <w:bCs/>
        </w:rPr>
        <w:t>(HISTORIA DE USU</w:t>
      </w:r>
      <w:r w:rsidR="005E6702">
        <w:rPr>
          <w:rFonts w:ascii="Times New Roman" w:hAnsi="Times New Roman"/>
          <w:b/>
          <w:bCs/>
        </w:rPr>
        <w:t>A</w:t>
      </w:r>
      <w:r w:rsidRPr="00C66E88" w:rsidR="00C66E88">
        <w:rPr>
          <w:rFonts w:ascii="Times New Roman" w:hAnsi="Times New Roman"/>
          <w:b/>
          <w:bCs/>
        </w:rPr>
        <w:t>RIO 1)</w:t>
      </w:r>
      <w:r w:rsidR="00E62775">
        <w:rPr>
          <w:rFonts w:ascii="Times New Roman" w:hAnsi="Times New Roman"/>
        </w:rPr>
        <w:t>:</w:t>
      </w:r>
    </w:p>
    <w:p w:rsidR="00FC1CCE" w:rsidP="003632B6" w:rsidRDefault="00FC1CCE" w14:paraId="666339DE" w14:textId="00BE776F">
      <w:pPr>
        <w:spacing w:after="0" w:line="360" w:lineRule="auto"/>
        <w:rPr>
          <w:noProof/>
        </w:rPr>
      </w:pPr>
    </w:p>
    <w:p w:rsidRPr="00830C86" w:rsidR="00830C86" w:rsidP="00830C86" w:rsidRDefault="003632B6" w14:paraId="2A255D1A" w14:textId="35FDFABB">
      <w:pPr>
        <w:spacing w:after="0" w:line="360" w:lineRule="auto"/>
        <w:jc w:val="center"/>
        <w:rPr>
          <w:noProof/>
        </w:rPr>
      </w:pPr>
      <w:r w:rsidRPr="003632B6">
        <w:rPr>
          <w:noProof/>
        </w:rPr>
        <w:drawing>
          <wp:inline distT="0" distB="0" distL="0" distR="0" wp14:anchorId="4BDF32C9" wp14:editId="4977B88D">
            <wp:extent cx="1980334" cy="4309114"/>
            <wp:effectExtent l="19050" t="19050" r="20320" b="15240"/>
            <wp:docPr id="5340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934" name=""/>
                    <pic:cNvPicPr/>
                  </pic:nvPicPr>
                  <pic:blipFill>
                    <a:blip r:embed="rId12"/>
                    <a:stretch>
                      <a:fillRect/>
                    </a:stretch>
                  </pic:blipFill>
                  <pic:spPr>
                    <a:xfrm>
                      <a:off x="0" y="0"/>
                      <a:ext cx="1988032" cy="4325864"/>
                    </a:xfrm>
                    <a:prstGeom prst="rect">
                      <a:avLst/>
                    </a:prstGeom>
                    <a:ln w="6350">
                      <a:solidFill>
                        <a:schemeClr val="tx1"/>
                      </a:solidFill>
                    </a:ln>
                  </pic:spPr>
                </pic:pic>
              </a:graphicData>
            </a:graphic>
          </wp:inline>
        </w:drawing>
      </w:r>
      <w:r w:rsidR="00830C86">
        <w:rPr>
          <w:noProof/>
        </w:rPr>
        <w:t xml:space="preserve">  </w:t>
      </w:r>
      <w:r w:rsidRPr="007A00A9" w:rsidR="007A00A9">
        <w:rPr>
          <w:noProof/>
        </w:rPr>
        <w:drawing>
          <wp:inline distT="0" distB="0" distL="0" distR="0" wp14:anchorId="6B88BA2A" wp14:editId="6D38E187">
            <wp:extent cx="1948240" cy="4313958"/>
            <wp:effectExtent l="19050" t="19050" r="13970" b="10795"/>
            <wp:docPr id="187945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8536" name=""/>
                    <pic:cNvPicPr/>
                  </pic:nvPicPr>
                  <pic:blipFill>
                    <a:blip r:embed="rId13"/>
                    <a:stretch>
                      <a:fillRect/>
                    </a:stretch>
                  </pic:blipFill>
                  <pic:spPr>
                    <a:xfrm>
                      <a:off x="0" y="0"/>
                      <a:ext cx="1952890" cy="4324254"/>
                    </a:xfrm>
                    <a:prstGeom prst="rect">
                      <a:avLst/>
                    </a:prstGeom>
                    <a:ln w="6350">
                      <a:solidFill>
                        <a:schemeClr val="tx1"/>
                      </a:solidFill>
                    </a:ln>
                  </pic:spPr>
                </pic:pic>
              </a:graphicData>
            </a:graphic>
          </wp:inline>
        </w:drawing>
      </w:r>
    </w:p>
    <w:p w:rsidR="003632B6" w:rsidP="003632B6" w:rsidRDefault="003632B6" w14:paraId="4A70D9C5" w14:textId="767187AF">
      <w:pPr>
        <w:spacing w:after="0" w:line="360" w:lineRule="auto"/>
        <w:jc w:val="center"/>
        <w:rPr>
          <w:noProof/>
        </w:rPr>
      </w:pPr>
    </w:p>
    <w:p w:rsidR="00877E64" w:rsidP="00877E64" w:rsidRDefault="00877E64" w14:paraId="1EEBA9FF" w14:textId="77777777">
      <w:pPr>
        <w:pStyle w:val="Prrafodelista"/>
        <w:spacing w:after="0" w:line="360" w:lineRule="auto"/>
        <w:rPr>
          <w:noProof/>
        </w:rPr>
      </w:pPr>
    </w:p>
    <w:p w:rsidR="00877E64" w:rsidP="005B6422" w:rsidRDefault="00EC0BE5" w14:paraId="14E3F9F2" w14:textId="37C3E9B6">
      <w:pPr>
        <w:pStyle w:val="Prrafodelista"/>
        <w:numPr>
          <w:ilvl w:val="0"/>
          <w:numId w:val="13"/>
        </w:numPr>
        <w:spacing w:after="0" w:line="360" w:lineRule="auto"/>
        <w:jc w:val="both"/>
        <w:rPr>
          <w:rFonts w:ascii="Times New Roman" w:hAnsi="Times New Roman"/>
        </w:rPr>
      </w:pPr>
      <w:r>
        <w:rPr>
          <w:rFonts w:ascii="Times New Roman" w:hAnsi="Times New Roman"/>
        </w:rPr>
        <w:t>Se presenta</w:t>
      </w:r>
      <w:r w:rsidR="00830C86">
        <w:rPr>
          <w:rFonts w:ascii="Times New Roman" w:hAnsi="Times New Roman"/>
        </w:rPr>
        <w:t xml:space="preserve"> un pop up de consentimiento informado y posterior aceptación se muestran</w:t>
      </w:r>
      <w:r>
        <w:rPr>
          <w:rFonts w:ascii="Times New Roman" w:hAnsi="Times New Roman"/>
        </w:rPr>
        <w:t xml:space="preserve"> dos </w:t>
      </w:r>
      <w:r w:rsidR="00D50C06">
        <w:rPr>
          <w:rFonts w:ascii="Times New Roman" w:hAnsi="Times New Roman"/>
        </w:rPr>
        <w:t xml:space="preserve">preguntas iniciales </w:t>
      </w:r>
      <w:r w:rsidR="00DD75F3">
        <w:rPr>
          <w:rFonts w:ascii="Times New Roman" w:hAnsi="Times New Roman"/>
        </w:rPr>
        <w:t xml:space="preserve">que </w:t>
      </w:r>
      <w:r w:rsidR="00D50C06">
        <w:rPr>
          <w:rFonts w:ascii="Times New Roman" w:hAnsi="Times New Roman"/>
        </w:rPr>
        <w:t>redireccionar</w:t>
      </w:r>
      <w:r w:rsidR="00DD75F3">
        <w:rPr>
          <w:rFonts w:ascii="Times New Roman" w:hAnsi="Times New Roman"/>
        </w:rPr>
        <w:t>án</w:t>
      </w:r>
      <w:r w:rsidR="00D50C06">
        <w:rPr>
          <w:rFonts w:ascii="Times New Roman" w:hAnsi="Times New Roman"/>
        </w:rPr>
        <w:t xml:space="preserve"> </w:t>
      </w:r>
      <w:r w:rsidR="00DD75F3">
        <w:rPr>
          <w:rFonts w:ascii="Times New Roman" w:hAnsi="Times New Roman"/>
        </w:rPr>
        <w:t>a dos eventos</w:t>
      </w:r>
      <w:r w:rsidR="005E6702">
        <w:rPr>
          <w:rFonts w:ascii="Times New Roman" w:hAnsi="Times New Roman"/>
        </w:rPr>
        <w:t xml:space="preserve"> </w:t>
      </w:r>
      <w:r w:rsidRPr="00C66E88" w:rsidR="005E6702">
        <w:rPr>
          <w:rFonts w:ascii="Times New Roman" w:hAnsi="Times New Roman"/>
          <w:b/>
          <w:bCs/>
        </w:rPr>
        <w:t>(HISTORIA DE USU</w:t>
      </w:r>
      <w:r w:rsidR="005E6702">
        <w:rPr>
          <w:rFonts w:ascii="Times New Roman" w:hAnsi="Times New Roman"/>
          <w:b/>
          <w:bCs/>
        </w:rPr>
        <w:t>A</w:t>
      </w:r>
      <w:r w:rsidRPr="00C66E88" w:rsidR="005E6702">
        <w:rPr>
          <w:rFonts w:ascii="Times New Roman" w:hAnsi="Times New Roman"/>
          <w:b/>
          <w:bCs/>
        </w:rPr>
        <w:t xml:space="preserve">RIO </w:t>
      </w:r>
      <w:r w:rsidR="005E6702">
        <w:rPr>
          <w:rFonts w:ascii="Times New Roman" w:hAnsi="Times New Roman"/>
          <w:b/>
          <w:bCs/>
        </w:rPr>
        <w:t>2</w:t>
      </w:r>
      <w:r w:rsidR="00B82A86">
        <w:rPr>
          <w:rFonts w:ascii="Times New Roman" w:hAnsi="Times New Roman"/>
          <w:b/>
          <w:bCs/>
        </w:rPr>
        <w:t xml:space="preserve"> Y 3</w:t>
      </w:r>
      <w:r w:rsidRPr="00C66E88" w:rsidR="005E6702">
        <w:rPr>
          <w:rFonts w:ascii="Times New Roman" w:hAnsi="Times New Roman"/>
          <w:b/>
          <w:bCs/>
        </w:rPr>
        <w:t>)</w:t>
      </w:r>
      <w:r w:rsidR="00D50C06">
        <w:rPr>
          <w:rFonts w:ascii="Times New Roman" w:hAnsi="Times New Roman"/>
        </w:rPr>
        <w:t>:</w:t>
      </w:r>
    </w:p>
    <w:p w:rsidR="00877E64" w:rsidP="00877E64" w:rsidRDefault="00877E64" w14:paraId="69CA6726" w14:textId="77777777">
      <w:pPr>
        <w:pStyle w:val="Prrafodelista"/>
        <w:spacing w:after="0" w:line="360" w:lineRule="auto"/>
        <w:rPr>
          <w:rFonts w:ascii="Times New Roman" w:hAnsi="Times New Roman"/>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317"/>
        <w:gridCol w:w="3942"/>
        <w:gridCol w:w="1569"/>
      </w:tblGrid>
      <w:tr w:rsidRPr="00D01CC2" w:rsidR="00D01CC2" w:rsidTr="00D01CC2" w14:paraId="75EED288" w14:textId="77777777">
        <w:trPr>
          <w:trHeight w:val="321"/>
        </w:trPr>
        <w:tc>
          <w:tcPr>
            <w:tcW w:w="1686" w:type="pct"/>
            <w:shd w:val="clear" w:color="000000" w:fill="A6C9EC"/>
            <w:noWrap/>
            <w:vAlign w:val="bottom"/>
            <w:hideMark/>
          </w:tcPr>
          <w:p w:rsidRPr="00D01CC2" w:rsidR="00D01CC2" w:rsidP="00D01CC2" w:rsidRDefault="00D01CC2" w14:paraId="174E043C"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Primera pregunta</w:t>
            </w:r>
          </w:p>
        </w:tc>
        <w:tc>
          <w:tcPr>
            <w:tcW w:w="2116" w:type="pct"/>
            <w:shd w:val="clear" w:color="000000" w:fill="A6C9EC"/>
            <w:noWrap/>
            <w:vAlign w:val="bottom"/>
            <w:hideMark/>
          </w:tcPr>
          <w:p w:rsidRPr="00D01CC2" w:rsidR="00D01CC2" w:rsidP="00D01CC2" w:rsidRDefault="00D01CC2" w14:paraId="27053E27"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Opciones</w:t>
            </w:r>
          </w:p>
        </w:tc>
        <w:tc>
          <w:tcPr>
            <w:tcW w:w="1198" w:type="pct"/>
            <w:shd w:val="clear" w:color="000000" w:fill="A6C9EC"/>
            <w:noWrap/>
            <w:vAlign w:val="bottom"/>
            <w:hideMark/>
          </w:tcPr>
          <w:p w:rsidRPr="00D01CC2" w:rsidR="00D01CC2" w:rsidP="00D01CC2" w:rsidRDefault="00D01CC2" w14:paraId="0F2E152B"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Acción</w:t>
            </w:r>
          </w:p>
        </w:tc>
      </w:tr>
      <w:tr w:rsidRPr="00D01CC2" w:rsidR="00D01CC2" w:rsidTr="00D01CC2" w14:paraId="6DE3BF5C" w14:textId="77777777">
        <w:trPr>
          <w:trHeight w:val="321"/>
        </w:trPr>
        <w:tc>
          <w:tcPr>
            <w:tcW w:w="1686" w:type="pct"/>
            <w:vMerge w:val="restart"/>
            <w:noWrap/>
            <w:vAlign w:val="center"/>
            <w:hideMark/>
          </w:tcPr>
          <w:p w:rsidRPr="00D01CC2" w:rsidR="00D01CC2" w:rsidP="00D01CC2" w:rsidRDefault="00D01CC2" w14:paraId="660FA949"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"Para guiarte mejor, ¿qué resuena más contigo hoy?"</w:t>
            </w:r>
          </w:p>
        </w:tc>
        <w:tc>
          <w:tcPr>
            <w:tcW w:w="2116" w:type="pct"/>
            <w:noWrap/>
            <w:vAlign w:val="bottom"/>
            <w:hideMark/>
          </w:tcPr>
          <w:p w:rsidRPr="00D01CC2" w:rsidR="00D01CC2" w:rsidP="00D01CC2" w:rsidRDefault="00D01CC2" w14:paraId="01DE355B"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 xml:space="preserve">A. "Busco una opción puntual para hacer crecer un capital." </w:t>
            </w:r>
          </w:p>
        </w:tc>
        <w:tc>
          <w:tcPr>
            <w:tcW w:w="1198" w:type="pct"/>
            <w:noWrap/>
            <w:vAlign w:val="bottom"/>
            <w:hideMark/>
          </w:tcPr>
          <w:p w:rsidRPr="00D01CC2" w:rsidR="00D01CC2" w:rsidP="00D01CC2" w:rsidRDefault="00D01CC2" w14:paraId="44B1A3BF"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Va a Perfilamiento</w:t>
            </w:r>
          </w:p>
        </w:tc>
      </w:tr>
      <w:tr w:rsidRPr="00D01CC2" w:rsidR="00D01CC2" w:rsidTr="00D01CC2" w14:paraId="25130CBA" w14:textId="77777777">
        <w:trPr>
          <w:trHeight w:val="300"/>
        </w:trPr>
        <w:tc>
          <w:tcPr>
            <w:tcW w:w="1686" w:type="pct"/>
            <w:vMerge/>
            <w:vAlign w:val="center"/>
            <w:hideMark/>
          </w:tcPr>
          <w:p w:rsidRPr="00D01CC2" w:rsidR="00D01CC2" w:rsidP="00D01CC2" w:rsidRDefault="00D01CC2" w14:paraId="55312F9F" w14:textId="77777777">
            <w:pPr>
              <w:spacing w:after="0" w:line="240" w:lineRule="auto"/>
              <w:rPr>
                <w:rFonts w:ascii="Aptos Narrow" w:hAnsi="Aptos Narrow" w:eastAsia="Times New Roman"/>
                <w:color w:val="000000"/>
                <w:lang w:eastAsia="es-EC"/>
              </w:rPr>
            </w:pPr>
          </w:p>
        </w:tc>
        <w:tc>
          <w:tcPr>
            <w:tcW w:w="2116" w:type="pct"/>
            <w:noWrap/>
            <w:vAlign w:val="bottom"/>
            <w:hideMark/>
          </w:tcPr>
          <w:p w:rsidRPr="00D01CC2" w:rsidR="00D01CC2" w:rsidP="00D01CC2" w:rsidRDefault="00D01CC2" w14:paraId="5AFCC2B3"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B. "Quiero poner orden en mis finanzas y armar una estrategia."</w:t>
            </w:r>
          </w:p>
        </w:tc>
        <w:tc>
          <w:tcPr>
            <w:tcW w:w="1198" w:type="pct"/>
            <w:noWrap/>
            <w:vAlign w:val="bottom"/>
            <w:hideMark/>
          </w:tcPr>
          <w:p w:rsidRPr="00D01CC2" w:rsidR="00D01CC2" w:rsidP="00D01CC2" w:rsidRDefault="00D01CC2" w14:paraId="2DC621FF"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 xml:space="preserve"> Va a Contacto Asesoría</w:t>
            </w:r>
          </w:p>
        </w:tc>
      </w:tr>
    </w:tbl>
    <w:p w:rsidR="00207A7D" w:rsidP="00207A7D" w:rsidRDefault="00207A7D" w14:paraId="02057482" w14:textId="77777777">
      <w:pPr>
        <w:spacing w:after="0" w:line="360" w:lineRule="auto"/>
        <w:rPr>
          <w:rFonts w:ascii="Times New Roman" w:hAnsi="Times New Roman"/>
        </w:rPr>
      </w:pPr>
    </w:p>
    <w:p w:rsidRPr="00830C86" w:rsidR="00830C86" w:rsidP="00830C86" w:rsidRDefault="00830C86" w14:paraId="1307BD9B" w14:textId="2D03E5FC">
      <w:pPr>
        <w:spacing w:after="0" w:line="360" w:lineRule="auto"/>
        <w:jc w:val="center"/>
        <w:rPr>
          <w:rFonts w:ascii="Times New Roman" w:hAnsi="Times New Roman"/>
        </w:rPr>
      </w:pPr>
      <w:r>
        <w:rPr>
          <w:rFonts w:ascii="Times New Roman" w:hAnsi="Times New Roman"/>
        </w:rPr>
        <w:t xml:space="preserve">   </w:t>
      </w:r>
      <w:r w:rsidRPr="00830C86">
        <w:rPr>
          <w:rFonts w:ascii="Times New Roman" w:hAnsi="Times New Roman"/>
          <w:noProof/>
        </w:rPr>
        <w:drawing>
          <wp:inline distT="0" distB="0" distL="0" distR="0" wp14:anchorId="6205C948" wp14:editId="57A7FE0B">
            <wp:extent cx="1707834" cy="4044971"/>
            <wp:effectExtent l="19050" t="19050" r="26035" b="12700"/>
            <wp:docPr id="17378163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8300" cy="4069759"/>
                    </a:xfrm>
                    <a:prstGeom prst="rect">
                      <a:avLst/>
                    </a:prstGeom>
                    <a:ln w="6350">
                      <a:solidFill>
                        <a:schemeClr val="tx1"/>
                      </a:solidFill>
                    </a:ln>
                  </pic:spPr>
                </pic:pic>
              </a:graphicData>
            </a:graphic>
          </wp:inline>
        </w:drawing>
      </w:r>
    </w:p>
    <w:p w:rsidR="00396D39" w:rsidP="00396D39" w:rsidRDefault="00396D39" w14:paraId="3372A430" w14:textId="2B018CBF">
      <w:pPr>
        <w:spacing w:after="0" w:line="360" w:lineRule="auto"/>
        <w:jc w:val="center"/>
        <w:rPr>
          <w:rFonts w:ascii="Times New Roman" w:hAnsi="Times New Roman"/>
        </w:rPr>
      </w:pPr>
    </w:p>
    <w:p w:rsidR="00DD75F3" w:rsidP="00DD75F3" w:rsidRDefault="00DD75F3" w14:paraId="6EC9FDDD" w14:textId="77777777">
      <w:pPr>
        <w:spacing w:after="0" w:line="360" w:lineRule="auto"/>
        <w:rPr>
          <w:rFonts w:ascii="Times New Roman" w:hAnsi="Times New Roman"/>
        </w:rPr>
      </w:pPr>
    </w:p>
    <w:p w:rsidRPr="004A4161" w:rsidR="00DD75F3" w:rsidP="00DD75F3" w:rsidRDefault="00E76F58" w14:paraId="2EDE0463" w14:textId="7E1221FB">
      <w:pPr>
        <w:spacing w:after="0" w:line="360" w:lineRule="auto"/>
        <w:rPr>
          <w:rFonts w:ascii="Times New Roman" w:hAnsi="Times New Roman" w:eastAsia="Times New Roman"/>
          <w:b/>
          <w:bCs/>
          <w:color w:val="000000"/>
          <w:sz w:val="24"/>
          <w:szCs w:val="24"/>
          <w:lang w:eastAsia="es-EC"/>
        </w:rPr>
      </w:pPr>
      <w:r>
        <w:rPr>
          <w:rFonts w:ascii="Times New Roman" w:hAnsi="Times New Roman" w:eastAsia="Times New Roman"/>
          <w:b/>
          <w:bCs/>
          <w:color w:val="000000"/>
          <w:sz w:val="24"/>
          <w:szCs w:val="24"/>
          <w:lang w:eastAsia="es-EC"/>
        </w:rPr>
        <w:t xml:space="preserve">RESPUESTA 1 - </w:t>
      </w:r>
      <w:r w:rsidRPr="004A4161" w:rsidR="00DD75F3">
        <w:rPr>
          <w:rFonts w:ascii="Times New Roman" w:hAnsi="Times New Roman" w:eastAsia="Times New Roman"/>
          <w:b/>
          <w:bCs/>
          <w:color w:val="000000"/>
          <w:sz w:val="24"/>
          <w:szCs w:val="24"/>
          <w:lang w:eastAsia="es-EC"/>
        </w:rPr>
        <w:t>"Busco una opción puntual para hacer crecer un capital"</w:t>
      </w:r>
    </w:p>
    <w:p w:rsidR="005A5B15" w:rsidP="005B6422" w:rsidRDefault="005A5B15" w14:paraId="32ECD612" w14:textId="57616BB5">
      <w:pPr>
        <w:pStyle w:val="Prrafodelista"/>
        <w:numPr>
          <w:ilvl w:val="0"/>
          <w:numId w:val="13"/>
        </w:numPr>
        <w:spacing w:after="0" w:line="360" w:lineRule="auto"/>
        <w:jc w:val="both"/>
        <w:rPr>
          <w:rFonts w:ascii="Times New Roman" w:hAnsi="Times New Roman"/>
        </w:rPr>
      </w:pPr>
      <w:r>
        <w:rPr>
          <w:rFonts w:ascii="Times New Roman" w:hAnsi="Times New Roman"/>
        </w:rPr>
        <w:t xml:space="preserve">Al seleccionar </w:t>
      </w:r>
      <w:r w:rsidR="00895D7B">
        <w:rPr>
          <w:rFonts w:ascii="Times New Roman" w:hAnsi="Times New Roman"/>
        </w:rPr>
        <w:t>est</w:t>
      </w:r>
      <w:r>
        <w:rPr>
          <w:rFonts w:ascii="Times New Roman" w:hAnsi="Times New Roman"/>
        </w:rPr>
        <w:t xml:space="preserve">a opción </w:t>
      </w:r>
      <w:r w:rsidR="00275DB6">
        <w:rPr>
          <w:rFonts w:ascii="Times New Roman" w:hAnsi="Times New Roman"/>
        </w:rPr>
        <w:t xml:space="preserve">el cliente </w:t>
      </w:r>
      <w:r w:rsidR="00362C05">
        <w:rPr>
          <w:rFonts w:ascii="Times New Roman" w:hAnsi="Times New Roman"/>
        </w:rPr>
        <w:t>inicia el flujo de perfilamiento para contestar preguntas</w:t>
      </w:r>
      <w:r>
        <w:rPr>
          <w:rFonts w:ascii="Times New Roman" w:hAnsi="Times New Roman"/>
        </w:rPr>
        <w:t xml:space="preserve"> </w:t>
      </w:r>
      <w:r w:rsidR="00362C05">
        <w:rPr>
          <w:rFonts w:ascii="Times New Roman" w:hAnsi="Times New Roman"/>
        </w:rPr>
        <w:t xml:space="preserve">para obtener un resultado </w:t>
      </w:r>
      <w:r w:rsidR="00B11204">
        <w:rPr>
          <w:rFonts w:ascii="Times New Roman" w:hAnsi="Times New Roman"/>
        </w:rPr>
        <w:t>que muestra el</w:t>
      </w:r>
      <w:r w:rsidR="00362C05">
        <w:rPr>
          <w:rFonts w:ascii="Times New Roman" w:hAnsi="Times New Roman"/>
        </w:rPr>
        <w:t xml:space="preserve"> perfil</w:t>
      </w:r>
      <w:r w:rsidR="00B11204">
        <w:rPr>
          <w:rFonts w:ascii="Times New Roman" w:hAnsi="Times New Roman"/>
        </w:rPr>
        <w:t>/ tipo de</w:t>
      </w:r>
      <w:r w:rsidR="00362C05">
        <w:rPr>
          <w:rFonts w:ascii="Times New Roman" w:hAnsi="Times New Roman"/>
        </w:rPr>
        <w:t xml:space="preserve"> inversionista</w:t>
      </w:r>
      <w:r>
        <w:rPr>
          <w:rFonts w:ascii="Times New Roman" w:hAnsi="Times New Roman"/>
        </w:rPr>
        <w:t>:</w:t>
      </w:r>
    </w:p>
    <w:p w:rsidR="005A5B15" w:rsidP="005B6422" w:rsidRDefault="005A5B15" w14:paraId="42DD3819" w14:textId="77777777">
      <w:pPr>
        <w:pStyle w:val="Prrafodelista"/>
        <w:numPr>
          <w:ilvl w:val="1"/>
          <w:numId w:val="13"/>
        </w:numPr>
        <w:spacing w:after="0" w:line="360" w:lineRule="auto"/>
        <w:jc w:val="both"/>
        <w:rPr>
          <w:rFonts w:ascii="Times New Roman" w:hAnsi="Times New Roman"/>
        </w:rPr>
      </w:pPr>
      <w:r>
        <w:rPr>
          <w:rFonts w:ascii="Times New Roman" w:hAnsi="Times New Roman"/>
        </w:rPr>
        <w:t>Las respuestas son obligatorias para poder continuar</w:t>
      </w:r>
    </w:p>
    <w:p w:rsidR="005A5B15" w:rsidP="005B6422" w:rsidRDefault="005A5B15" w14:paraId="3BBDDC77" w14:textId="709B26D6">
      <w:pPr>
        <w:pStyle w:val="Prrafodelista"/>
        <w:numPr>
          <w:ilvl w:val="1"/>
          <w:numId w:val="13"/>
        </w:numPr>
        <w:spacing w:after="0" w:line="360" w:lineRule="auto"/>
        <w:jc w:val="both"/>
        <w:rPr>
          <w:rFonts w:ascii="Times New Roman" w:hAnsi="Times New Roman"/>
        </w:rPr>
      </w:pPr>
      <w:r>
        <w:rPr>
          <w:rFonts w:ascii="Times New Roman" w:hAnsi="Times New Roman"/>
        </w:rPr>
        <w:t xml:space="preserve">Se debe escoger una respuesta por cada pregunta y </w:t>
      </w:r>
      <w:r w:rsidR="00B11204">
        <w:rPr>
          <w:rFonts w:ascii="Times New Roman" w:hAnsi="Times New Roman"/>
        </w:rPr>
        <w:t>presionar</w:t>
      </w:r>
      <w:r>
        <w:rPr>
          <w:rFonts w:ascii="Times New Roman" w:hAnsi="Times New Roman"/>
        </w:rPr>
        <w:t xml:space="preserve"> “</w:t>
      </w:r>
      <w:r w:rsidR="00B11204">
        <w:rPr>
          <w:rFonts w:ascii="Times New Roman" w:hAnsi="Times New Roman"/>
        </w:rPr>
        <w:t>S</w:t>
      </w:r>
      <w:r w:rsidR="00BF6747">
        <w:rPr>
          <w:rFonts w:ascii="Times New Roman" w:hAnsi="Times New Roman"/>
        </w:rPr>
        <w:t>iguiente</w:t>
      </w:r>
      <w:r>
        <w:rPr>
          <w:rFonts w:ascii="Times New Roman" w:hAnsi="Times New Roman"/>
        </w:rPr>
        <w:t>”</w:t>
      </w:r>
    </w:p>
    <w:p w:rsidR="003E5046" w:rsidP="005B6422" w:rsidRDefault="003E5046" w14:paraId="10E6E1AC" w14:textId="3935B072">
      <w:pPr>
        <w:pStyle w:val="Prrafodelista"/>
        <w:numPr>
          <w:ilvl w:val="1"/>
          <w:numId w:val="13"/>
        </w:numPr>
        <w:spacing w:after="0" w:line="360" w:lineRule="auto"/>
        <w:jc w:val="both"/>
        <w:rPr>
          <w:rFonts w:ascii="Times New Roman" w:hAnsi="Times New Roman"/>
        </w:rPr>
      </w:pPr>
      <w:r>
        <w:rPr>
          <w:rFonts w:ascii="Times New Roman" w:hAnsi="Times New Roman"/>
        </w:rPr>
        <w:t>Se puede regresar para modificar las respuestas</w:t>
      </w:r>
    </w:p>
    <w:p w:rsidR="005A5B15" w:rsidP="005A5B15" w:rsidRDefault="005A5B15" w14:paraId="7DBFA2B5" w14:textId="77777777">
      <w:pPr>
        <w:spacing w:after="0" w:line="360" w:lineRule="auto"/>
        <w:rPr>
          <w:rFonts w:ascii="Times New Roman" w:hAnsi="Times New Roman"/>
        </w:rPr>
      </w:pPr>
    </w:p>
    <w:p w:rsidR="005A5B15" w:rsidP="00275DB6" w:rsidRDefault="005A5B15" w14:paraId="3BD20605" w14:textId="77777777">
      <w:pPr>
        <w:spacing w:after="0" w:line="360" w:lineRule="auto"/>
        <w:jc w:val="center"/>
        <w:rPr>
          <w:rFonts w:ascii="Times New Roman" w:hAnsi="Times New Roman"/>
        </w:rPr>
      </w:pPr>
      <w:r w:rsidRPr="004053D7">
        <w:rPr>
          <w:rFonts w:ascii="Times New Roman" w:hAnsi="Times New Roman"/>
          <w:noProof/>
        </w:rPr>
        <w:drawing>
          <wp:inline distT="0" distB="0" distL="0" distR="0" wp14:anchorId="020A8063" wp14:editId="56F41959">
            <wp:extent cx="5218313" cy="3235614"/>
            <wp:effectExtent l="19050" t="19050" r="20955" b="22225"/>
            <wp:docPr id="9785648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4831" name="Imagen 1" descr="Interfaz de usuario gráfica, Aplicación&#10;&#10;El contenido generado por IA puede ser incorrecto."/>
                    <pic:cNvPicPr/>
                  </pic:nvPicPr>
                  <pic:blipFill>
                    <a:blip r:embed="rId15"/>
                    <a:stretch>
                      <a:fillRect/>
                    </a:stretch>
                  </pic:blipFill>
                  <pic:spPr>
                    <a:xfrm>
                      <a:off x="0" y="0"/>
                      <a:ext cx="5226965" cy="3240979"/>
                    </a:xfrm>
                    <a:prstGeom prst="rect">
                      <a:avLst/>
                    </a:prstGeom>
                    <a:ln w="6350">
                      <a:solidFill>
                        <a:schemeClr val="tx1"/>
                      </a:solidFill>
                    </a:ln>
                  </pic:spPr>
                </pic:pic>
              </a:graphicData>
            </a:graphic>
          </wp:inline>
        </w:drawing>
      </w:r>
    </w:p>
    <w:p w:rsidR="005A5B15" w:rsidP="005A5B15" w:rsidRDefault="005A5B15" w14:paraId="033DC8DC" w14:textId="77777777">
      <w:pPr>
        <w:spacing w:after="0" w:line="360" w:lineRule="auto"/>
        <w:rPr>
          <w:rFonts w:ascii="Times New Roman" w:hAnsi="Times New Roman"/>
        </w:rPr>
      </w:pPr>
    </w:p>
    <w:p w:rsidR="005A5B15" w:rsidP="00275DB6" w:rsidRDefault="005A5B15" w14:paraId="744F47A2" w14:textId="77777777">
      <w:pPr>
        <w:spacing w:after="0" w:line="360" w:lineRule="auto"/>
        <w:jc w:val="center"/>
        <w:rPr>
          <w:rFonts w:ascii="Times New Roman" w:hAnsi="Times New Roman"/>
        </w:rPr>
      </w:pPr>
      <w:r w:rsidRPr="000F5E1C">
        <w:rPr>
          <w:rFonts w:ascii="Times New Roman" w:hAnsi="Times New Roman"/>
          <w:noProof/>
        </w:rPr>
        <w:drawing>
          <wp:inline distT="0" distB="0" distL="0" distR="0" wp14:anchorId="63C8D605" wp14:editId="28B6D623">
            <wp:extent cx="5272811" cy="3256280"/>
            <wp:effectExtent l="19050" t="19050" r="23495" b="20320"/>
            <wp:docPr id="528870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035" name="Imagen 1" descr="Interfaz de usuario gráfica, Aplicación&#10;&#10;El contenido generado por IA puede ser incorrecto."/>
                    <pic:cNvPicPr/>
                  </pic:nvPicPr>
                  <pic:blipFill>
                    <a:blip r:embed="rId16"/>
                    <a:stretch>
                      <a:fillRect/>
                    </a:stretch>
                  </pic:blipFill>
                  <pic:spPr>
                    <a:xfrm>
                      <a:off x="0" y="0"/>
                      <a:ext cx="5279351" cy="3260319"/>
                    </a:xfrm>
                    <a:prstGeom prst="rect">
                      <a:avLst/>
                    </a:prstGeom>
                    <a:ln w="6350">
                      <a:solidFill>
                        <a:schemeClr val="tx1"/>
                      </a:solidFill>
                    </a:ln>
                  </pic:spPr>
                </pic:pic>
              </a:graphicData>
            </a:graphic>
          </wp:inline>
        </w:drawing>
      </w:r>
    </w:p>
    <w:p w:rsidR="005A5B15" w:rsidP="005A5B15" w:rsidRDefault="005A5B15" w14:paraId="207BF609" w14:textId="77777777">
      <w:pPr>
        <w:spacing w:after="0" w:line="360" w:lineRule="auto"/>
        <w:rPr>
          <w:rFonts w:ascii="Times New Roman" w:hAnsi="Times New Roman"/>
        </w:rPr>
      </w:pPr>
    </w:p>
    <w:p w:rsidR="005A5B15" w:rsidP="00275DB6" w:rsidRDefault="005A5B15" w14:paraId="4E9A7C21" w14:textId="77777777">
      <w:pPr>
        <w:spacing w:after="0" w:line="360" w:lineRule="auto"/>
        <w:jc w:val="center"/>
        <w:rPr>
          <w:rFonts w:ascii="Times New Roman" w:hAnsi="Times New Roman"/>
        </w:rPr>
      </w:pPr>
      <w:r w:rsidRPr="00B13F79">
        <w:rPr>
          <w:rFonts w:ascii="Times New Roman" w:hAnsi="Times New Roman"/>
          <w:noProof/>
        </w:rPr>
        <w:drawing>
          <wp:inline distT="0" distB="0" distL="0" distR="0" wp14:anchorId="3D2FB18E" wp14:editId="10AF28D7">
            <wp:extent cx="5333308" cy="3283382"/>
            <wp:effectExtent l="19050" t="19050" r="20320" b="12700"/>
            <wp:docPr id="11721952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5257" name="Imagen 1" descr="Interfaz de usuario gráfica, Aplicación&#10;&#10;El contenido generado por IA puede ser incorrecto."/>
                    <pic:cNvPicPr/>
                  </pic:nvPicPr>
                  <pic:blipFill>
                    <a:blip r:embed="rId17"/>
                    <a:stretch>
                      <a:fillRect/>
                    </a:stretch>
                  </pic:blipFill>
                  <pic:spPr>
                    <a:xfrm>
                      <a:off x="0" y="0"/>
                      <a:ext cx="5340214" cy="3287634"/>
                    </a:xfrm>
                    <a:prstGeom prst="rect">
                      <a:avLst/>
                    </a:prstGeom>
                    <a:ln w="6350">
                      <a:solidFill>
                        <a:schemeClr val="tx1"/>
                      </a:solidFill>
                    </a:ln>
                  </pic:spPr>
                </pic:pic>
              </a:graphicData>
            </a:graphic>
          </wp:inline>
        </w:drawing>
      </w:r>
    </w:p>
    <w:p w:rsidR="005A5B15" w:rsidP="005A5B15" w:rsidRDefault="005A5B15" w14:paraId="1798D50F" w14:textId="77777777">
      <w:pPr>
        <w:spacing w:after="0" w:line="360" w:lineRule="auto"/>
        <w:rPr>
          <w:rFonts w:ascii="Times New Roman" w:hAnsi="Times New Roman"/>
        </w:rPr>
      </w:pPr>
    </w:p>
    <w:p w:rsidRPr="00310FC6" w:rsidR="005A5B15" w:rsidP="005B6422" w:rsidRDefault="005A5B15" w14:paraId="5D325679" w14:textId="26BDC1F1">
      <w:pPr>
        <w:pStyle w:val="Prrafodelista"/>
        <w:numPr>
          <w:ilvl w:val="0"/>
          <w:numId w:val="13"/>
        </w:numPr>
        <w:spacing w:after="0" w:line="360" w:lineRule="auto"/>
        <w:jc w:val="both"/>
        <w:rPr>
          <w:rFonts w:ascii="Times New Roman" w:hAnsi="Times New Roman"/>
        </w:rPr>
      </w:pPr>
      <w:r w:rsidRPr="00310FC6">
        <w:rPr>
          <w:rFonts w:ascii="Times New Roman" w:hAnsi="Times New Roman"/>
        </w:rPr>
        <w:t>En caso de que existiese un empate se m</w:t>
      </w:r>
      <w:r w:rsidR="0052429B">
        <w:rPr>
          <w:rFonts w:ascii="Times New Roman" w:hAnsi="Times New Roman"/>
        </w:rPr>
        <w:t>ostrarán</w:t>
      </w:r>
      <w:r w:rsidRPr="00310FC6">
        <w:rPr>
          <w:rFonts w:ascii="Times New Roman" w:hAnsi="Times New Roman"/>
        </w:rPr>
        <w:t xml:space="preserve"> preguntas</w:t>
      </w:r>
      <w:r>
        <w:rPr>
          <w:rFonts w:ascii="Times New Roman" w:hAnsi="Times New Roman"/>
        </w:rPr>
        <w:t xml:space="preserve"> adicionales para lograr el desempate y genera</w:t>
      </w:r>
      <w:r w:rsidR="0052429B">
        <w:rPr>
          <w:rFonts w:ascii="Times New Roman" w:hAnsi="Times New Roman"/>
        </w:rPr>
        <w:t>r</w:t>
      </w:r>
      <w:r>
        <w:rPr>
          <w:rFonts w:ascii="Times New Roman" w:hAnsi="Times New Roman"/>
        </w:rPr>
        <w:t xml:space="preserve"> el resultado</w:t>
      </w:r>
      <w:r w:rsidR="00D14727">
        <w:rPr>
          <w:rFonts w:ascii="Times New Roman" w:hAnsi="Times New Roman"/>
        </w:rPr>
        <w:t xml:space="preserve"> </w:t>
      </w:r>
      <w:r w:rsidRPr="00C66E88" w:rsidR="00D14727">
        <w:rPr>
          <w:rFonts w:ascii="Times New Roman" w:hAnsi="Times New Roman"/>
          <w:b/>
          <w:bCs/>
        </w:rPr>
        <w:t>(HISTORIA DE USU</w:t>
      </w:r>
      <w:r w:rsidR="00D14727">
        <w:rPr>
          <w:rFonts w:ascii="Times New Roman" w:hAnsi="Times New Roman"/>
          <w:b/>
          <w:bCs/>
        </w:rPr>
        <w:t>A</w:t>
      </w:r>
      <w:r w:rsidRPr="00C66E88" w:rsidR="00D14727">
        <w:rPr>
          <w:rFonts w:ascii="Times New Roman" w:hAnsi="Times New Roman"/>
          <w:b/>
          <w:bCs/>
        </w:rPr>
        <w:t xml:space="preserve">RIO </w:t>
      </w:r>
      <w:r w:rsidR="00764FC4">
        <w:rPr>
          <w:rFonts w:ascii="Times New Roman" w:hAnsi="Times New Roman"/>
          <w:b/>
          <w:bCs/>
        </w:rPr>
        <w:t>4</w:t>
      </w:r>
      <w:r w:rsidR="00D14727">
        <w:rPr>
          <w:rFonts w:ascii="Times New Roman" w:hAnsi="Times New Roman"/>
          <w:b/>
          <w:bCs/>
        </w:rPr>
        <w:t xml:space="preserve"> /</w:t>
      </w:r>
      <w:r w:rsidR="002F266D">
        <w:rPr>
          <w:rFonts w:ascii="Times New Roman" w:hAnsi="Times New Roman"/>
          <w:b/>
          <w:bCs/>
        </w:rPr>
        <w:t xml:space="preserve"> </w:t>
      </w:r>
      <w:r w:rsidR="00764FC4">
        <w:rPr>
          <w:rFonts w:ascii="Times New Roman" w:hAnsi="Times New Roman"/>
          <w:b/>
          <w:bCs/>
        </w:rPr>
        <w:t>5</w:t>
      </w:r>
      <w:r w:rsidR="00D14727">
        <w:rPr>
          <w:rFonts w:ascii="Times New Roman" w:hAnsi="Times New Roman"/>
          <w:b/>
          <w:bCs/>
        </w:rPr>
        <w:t xml:space="preserve"> / </w:t>
      </w:r>
      <w:r w:rsidR="00764FC4">
        <w:rPr>
          <w:rFonts w:ascii="Times New Roman" w:hAnsi="Times New Roman"/>
          <w:b/>
          <w:bCs/>
        </w:rPr>
        <w:t>6</w:t>
      </w:r>
      <w:r w:rsidRPr="00C66E88" w:rsidR="00D14727">
        <w:rPr>
          <w:rFonts w:ascii="Times New Roman" w:hAnsi="Times New Roman"/>
          <w:b/>
          <w:bCs/>
        </w:rPr>
        <w:t>)</w:t>
      </w:r>
      <w:r w:rsidRPr="00310FC6">
        <w:rPr>
          <w:rFonts w:ascii="Times New Roman" w:hAnsi="Times New Roman"/>
        </w:rPr>
        <w:t>:</w:t>
      </w:r>
    </w:p>
    <w:p w:rsidR="005A5B15" w:rsidP="005A5B15" w:rsidRDefault="005A5B15" w14:paraId="6F2C385F" w14:textId="77777777">
      <w:pPr>
        <w:spacing w:after="0" w:line="360" w:lineRule="auto"/>
        <w:rPr>
          <w:rFonts w:ascii="Times New Roman" w:hAnsi="Times New Roman"/>
        </w:rPr>
      </w:pPr>
    </w:p>
    <w:p w:rsidR="005A5B15" w:rsidP="005A5B15" w:rsidRDefault="005A5B15" w14:paraId="0E7B7B3E" w14:textId="77777777">
      <w:pPr>
        <w:spacing w:after="0" w:line="360" w:lineRule="auto"/>
        <w:jc w:val="center"/>
        <w:rPr>
          <w:rFonts w:ascii="Times New Roman" w:hAnsi="Times New Roman"/>
        </w:rPr>
      </w:pPr>
      <w:r w:rsidRPr="00310FC6">
        <w:rPr>
          <w:rFonts w:ascii="Times New Roman" w:hAnsi="Times New Roman"/>
          <w:noProof/>
        </w:rPr>
        <w:drawing>
          <wp:inline distT="0" distB="0" distL="0" distR="0" wp14:anchorId="57CCEEA8" wp14:editId="6BEC7719">
            <wp:extent cx="3881004" cy="3804596"/>
            <wp:effectExtent l="19050" t="19050" r="24765" b="24765"/>
            <wp:docPr id="15743693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9327" name="Imagen 1" descr="Interfaz de usuario gráfica, Aplicación&#10;&#10;El contenido generado por IA puede ser incorrecto."/>
                    <pic:cNvPicPr/>
                  </pic:nvPicPr>
                  <pic:blipFill>
                    <a:blip r:embed="rId18"/>
                    <a:stretch>
                      <a:fillRect/>
                    </a:stretch>
                  </pic:blipFill>
                  <pic:spPr>
                    <a:xfrm>
                      <a:off x="0" y="0"/>
                      <a:ext cx="3905608" cy="3828716"/>
                    </a:xfrm>
                    <a:prstGeom prst="rect">
                      <a:avLst/>
                    </a:prstGeom>
                    <a:ln w="6350">
                      <a:solidFill>
                        <a:schemeClr val="tx1"/>
                      </a:solidFill>
                    </a:ln>
                  </pic:spPr>
                </pic:pic>
              </a:graphicData>
            </a:graphic>
          </wp:inline>
        </w:drawing>
      </w:r>
    </w:p>
    <w:p w:rsidR="005A5B15" w:rsidP="005A5B15" w:rsidRDefault="005A5B15" w14:paraId="3233AE33" w14:textId="77777777">
      <w:pPr>
        <w:spacing w:after="0" w:line="360" w:lineRule="auto"/>
        <w:jc w:val="center"/>
        <w:rPr>
          <w:rFonts w:ascii="Times New Roman" w:hAnsi="Times New Roman"/>
        </w:rPr>
      </w:pPr>
    </w:p>
    <w:p w:rsidR="00AC7DD6" w:rsidP="00685B2C" w:rsidRDefault="00FB5457" w14:paraId="7F153B6B" w14:textId="6E41F257">
      <w:pPr>
        <w:spacing w:after="0" w:line="360" w:lineRule="auto"/>
        <w:rPr>
          <w:rFonts w:ascii="Times New Roman" w:hAnsi="Times New Roman"/>
        </w:rPr>
      </w:pPr>
      <w:r w:rsidRPr="00FB5457">
        <w:rPr>
          <w:rFonts w:ascii="Times New Roman" w:hAnsi="Times New Roman"/>
        </w:rPr>
        <w:drawing>
          <wp:inline distT="0" distB="0" distL="0" distR="0" wp14:anchorId="1BAA0572" wp14:editId="2931CDDD">
            <wp:extent cx="1800225" cy="3558540"/>
            <wp:effectExtent l="0" t="0" r="9525" b="3810"/>
            <wp:docPr id="36415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7325" name=""/>
                    <pic:cNvPicPr/>
                  </pic:nvPicPr>
                  <pic:blipFill rotWithShape="1">
                    <a:blip r:embed="rId19"/>
                    <a:srcRect b="7698"/>
                    <a:stretch>
                      <a:fillRect/>
                    </a:stretch>
                  </pic:blipFill>
                  <pic:spPr bwMode="auto">
                    <a:xfrm>
                      <a:off x="0" y="0"/>
                      <a:ext cx="1803653" cy="3565316"/>
                    </a:xfrm>
                    <a:prstGeom prst="rect">
                      <a:avLst/>
                    </a:prstGeom>
                    <a:ln>
                      <a:noFill/>
                    </a:ln>
                    <a:extLst>
                      <a:ext uri="{53640926-AAD7-44D8-BBD7-CCE9431645EC}">
                        <a14:shadowObscured xmlns:a14="http://schemas.microsoft.com/office/drawing/2010/main"/>
                      </a:ext>
                    </a:extLst>
                  </pic:spPr>
                </pic:pic>
              </a:graphicData>
            </a:graphic>
          </wp:inline>
        </w:drawing>
      </w:r>
      <w:r w:rsidR="00A43230">
        <w:rPr>
          <w:rFonts w:ascii="Times New Roman" w:hAnsi="Times New Roman"/>
        </w:rPr>
        <w:t xml:space="preserve">  </w:t>
      </w:r>
      <w:r w:rsidRPr="002526DF" w:rsidR="002526DF">
        <w:rPr>
          <w:rFonts w:ascii="Times New Roman" w:hAnsi="Times New Roman"/>
        </w:rPr>
        <w:drawing>
          <wp:inline distT="0" distB="0" distL="0" distR="0" wp14:anchorId="72FAE0EC" wp14:editId="5C38B39B">
            <wp:extent cx="1678152" cy="3566160"/>
            <wp:effectExtent l="0" t="0" r="0" b="0"/>
            <wp:docPr id="36902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7856" name=""/>
                    <pic:cNvPicPr/>
                  </pic:nvPicPr>
                  <pic:blipFill rotWithShape="1">
                    <a:blip r:embed="rId20"/>
                    <a:srcRect b="6431"/>
                    <a:stretch>
                      <a:fillRect/>
                    </a:stretch>
                  </pic:blipFill>
                  <pic:spPr bwMode="auto">
                    <a:xfrm>
                      <a:off x="0" y="0"/>
                      <a:ext cx="1686466" cy="3583827"/>
                    </a:xfrm>
                    <a:prstGeom prst="rect">
                      <a:avLst/>
                    </a:prstGeom>
                    <a:ln>
                      <a:noFill/>
                    </a:ln>
                    <a:extLst>
                      <a:ext uri="{53640926-AAD7-44D8-BBD7-CCE9431645EC}">
                        <a14:shadowObscured xmlns:a14="http://schemas.microsoft.com/office/drawing/2010/main"/>
                      </a:ext>
                    </a:extLst>
                  </pic:spPr>
                </pic:pic>
              </a:graphicData>
            </a:graphic>
          </wp:inline>
        </w:drawing>
      </w:r>
      <w:r w:rsidR="00AF3200">
        <w:rPr>
          <w:rFonts w:ascii="Times New Roman" w:hAnsi="Times New Roman"/>
        </w:rPr>
        <w:t xml:space="preserve">  </w:t>
      </w:r>
      <w:r w:rsidRPr="009E3D1F" w:rsidR="009E3D1F">
        <w:rPr>
          <w:rFonts w:ascii="Times New Roman" w:hAnsi="Times New Roman"/>
        </w:rPr>
        <w:drawing>
          <wp:inline distT="0" distB="0" distL="0" distR="0" wp14:anchorId="0F0623AD" wp14:editId="6EA7CB09">
            <wp:extent cx="1767688" cy="3558540"/>
            <wp:effectExtent l="0" t="0" r="4445" b="3810"/>
            <wp:docPr id="1269675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75514" name=""/>
                    <pic:cNvPicPr/>
                  </pic:nvPicPr>
                  <pic:blipFill rotWithShape="1">
                    <a:blip r:embed="rId21"/>
                    <a:srcRect b="6739"/>
                    <a:stretch>
                      <a:fillRect/>
                    </a:stretch>
                  </pic:blipFill>
                  <pic:spPr bwMode="auto">
                    <a:xfrm>
                      <a:off x="0" y="0"/>
                      <a:ext cx="1775927" cy="3575125"/>
                    </a:xfrm>
                    <a:prstGeom prst="rect">
                      <a:avLst/>
                    </a:prstGeom>
                    <a:ln>
                      <a:noFill/>
                    </a:ln>
                    <a:extLst>
                      <a:ext uri="{53640926-AAD7-44D8-BBD7-CCE9431645EC}">
                        <a14:shadowObscured xmlns:a14="http://schemas.microsoft.com/office/drawing/2010/main"/>
                      </a:ext>
                    </a:extLst>
                  </pic:spPr>
                </pic:pic>
              </a:graphicData>
            </a:graphic>
          </wp:inline>
        </w:drawing>
      </w:r>
    </w:p>
    <w:p w:rsidR="006E2106" w:rsidP="00685B2C" w:rsidRDefault="006E2106" w14:paraId="3BF337C4" w14:textId="6FADC0AE">
      <w:pPr>
        <w:spacing w:after="0" w:line="360" w:lineRule="auto"/>
        <w:rPr>
          <w:rFonts w:ascii="Times New Roman" w:hAnsi="Times New Roman"/>
        </w:rPr>
      </w:pPr>
    </w:p>
    <w:p w:rsidR="003F173A" w:rsidP="009D47FF" w:rsidRDefault="00AC7DD6" w14:paraId="17344FA3" w14:textId="4AD1BC61">
      <w:pPr>
        <w:spacing w:after="0" w:line="240" w:lineRule="auto"/>
        <w:rPr>
          <w:rFonts w:ascii="Times New Roman" w:hAnsi="Times New Roman"/>
        </w:rPr>
      </w:pPr>
      <w:r>
        <w:rPr>
          <w:rFonts w:ascii="Times New Roman" w:hAnsi="Times New Roman"/>
        </w:rPr>
        <w:br w:type="page"/>
      </w:r>
      <w:r w:rsidR="005A5B15">
        <w:rPr>
          <w:rFonts w:ascii="Times New Roman" w:hAnsi="Times New Roman"/>
        </w:rPr>
        <w:t>C</w:t>
      </w:r>
      <w:r w:rsidRPr="00310FC6" w:rsidR="005A5B15">
        <w:rPr>
          <w:rFonts w:ascii="Times New Roman" w:hAnsi="Times New Roman"/>
        </w:rPr>
        <w:t xml:space="preserve">aso </w:t>
      </w:r>
      <w:r w:rsidR="005A5B15">
        <w:rPr>
          <w:rFonts w:ascii="Times New Roman" w:hAnsi="Times New Roman"/>
        </w:rPr>
        <w:t>contrario se genera directamente el resultado</w:t>
      </w:r>
      <w:r w:rsidR="003F173A">
        <w:rPr>
          <w:rFonts w:ascii="Times New Roman" w:hAnsi="Times New Roman"/>
        </w:rPr>
        <w:t>.</w:t>
      </w:r>
      <w:r w:rsidR="005A5B15">
        <w:rPr>
          <w:rFonts w:ascii="Times New Roman" w:hAnsi="Times New Roman"/>
        </w:rPr>
        <w:t xml:space="preserve"> </w:t>
      </w:r>
    </w:p>
    <w:p w:rsidR="005A5B15" w:rsidP="005B6422" w:rsidRDefault="003F173A" w14:paraId="21BDCFAA" w14:textId="753767B7">
      <w:pPr>
        <w:pStyle w:val="Prrafodelista"/>
        <w:numPr>
          <w:ilvl w:val="0"/>
          <w:numId w:val="13"/>
        </w:numPr>
        <w:spacing w:after="0" w:line="360" w:lineRule="auto"/>
        <w:rPr>
          <w:rFonts w:ascii="Times New Roman" w:hAnsi="Times New Roman"/>
        </w:rPr>
      </w:pPr>
      <w:r>
        <w:rPr>
          <w:rFonts w:ascii="Times New Roman" w:hAnsi="Times New Roman"/>
        </w:rPr>
        <w:t>Con el resultado mostrado</w:t>
      </w:r>
      <w:r w:rsidR="004B1795">
        <w:rPr>
          <w:rFonts w:ascii="Times New Roman" w:hAnsi="Times New Roman"/>
        </w:rPr>
        <w:t xml:space="preserve"> se guarda el perfilamiento.</w:t>
      </w:r>
    </w:p>
    <w:p w:rsidRPr="002526DF" w:rsidR="002526DF" w:rsidP="00FD666D" w:rsidRDefault="002526DF" w14:paraId="4C9E5BDE" w14:textId="77777777">
      <w:pPr>
        <w:pStyle w:val="Prrafodelista"/>
        <w:spacing w:after="0" w:line="360" w:lineRule="auto"/>
        <w:rPr>
          <w:rFonts w:ascii="Times New Roman" w:hAnsi="Times New Roman"/>
        </w:rPr>
      </w:pPr>
      <w:r w:rsidRPr="00FB5457">
        <w:drawing>
          <wp:inline distT="0" distB="0" distL="0" distR="0" wp14:anchorId="723728B0" wp14:editId="19DD5444">
            <wp:extent cx="1691640" cy="3343898"/>
            <wp:effectExtent l="0" t="0" r="3810" b="9525"/>
            <wp:docPr id="158016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7325" name=""/>
                    <pic:cNvPicPr/>
                  </pic:nvPicPr>
                  <pic:blipFill rotWithShape="1">
                    <a:blip r:embed="rId19"/>
                    <a:srcRect b="7698"/>
                    <a:stretch>
                      <a:fillRect/>
                    </a:stretch>
                  </pic:blipFill>
                  <pic:spPr bwMode="auto">
                    <a:xfrm>
                      <a:off x="0" y="0"/>
                      <a:ext cx="1692520" cy="3345637"/>
                    </a:xfrm>
                    <a:prstGeom prst="rect">
                      <a:avLst/>
                    </a:prstGeom>
                    <a:ln>
                      <a:noFill/>
                    </a:ln>
                    <a:extLst>
                      <a:ext uri="{53640926-AAD7-44D8-BBD7-CCE9431645EC}">
                        <a14:shadowObscured xmlns:a14="http://schemas.microsoft.com/office/drawing/2010/main"/>
                      </a:ext>
                    </a:extLst>
                  </pic:spPr>
                </pic:pic>
              </a:graphicData>
            </a:graphic>
          </wp:inline>
        </w:drawing>
      </w:r>
      <w:r w:rsidRPr="002526DF">
        <w:rPr>
          <w:rFonts w:ascii="Times New Roman" w:hAnsi="Times New Roman"/>
        </w:rPr>
        <w:t xml:space="preserve">  </w:t>
      </w:r>
      <w:r w:rsidRPr="002526DF">
        <w:drawing>
          <wp:inline distT="0" distB="0" distL="0" distR="0" wp14:anchorId="0F65142B" wp14:editId="3CB647CD">
            <wp:extent cx="1584960" cy="3368121"/>
            <wp:effectExtent l="0" t="0" r="0" b="3810"/>
            <wp:docPr id="338141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7856" name=""/>
                    <pic:cNvPicPr/>
                  </pic:nvPicPr>
                  <pic:blipFill rotWithShape="1">
                    <a:blip r:embed="rId20"/>
                    <a:srcRect b="6431"/>
                    <a:stretch>
                      <a:fillRect/>
                    </a:stretch>
                  </pic:blipFill>
                  <pic:spPr bwMode="auto">
                    <a:xfrm>
                      <a:off x="0" y="0"/>
                      <a:ext cx="1593681" cy="3386654"/>
                    </a:xfrm>
                    <a:prstGeom prst="rect">
                      <a:avLst/>
                    </a:prstGeom>
                    <a:ln>
                      <a:noFill/>
                    </a:ln>
                    <a:extLst>
                      <a:ext uri="{53640926-AAD7-44D8-BBD7-CCE9431645EC}">
                        <a14:shadowObscured xmlns:a14="http://schemas.microsoft.com/office/drawing/2010/main"/>
                      </a:ext>
                    </a:extLst>
                  </pic:spPr>
                </pic:pic>
              </a:graphicData>
            </a:graphic>
          </wp:inline>
        </w:drawing>
      </w:r>
      <w:r w:rsidRPr="002526DF">
        <w:rPr>
          <w:rFonts w:ascii="Times New Roman" w:hAnsi="Times New Roman"/>
        </w:rPr>
        <w:t xml:space="preserve">  </w:t>
      </w:r>
      <w:r w:rsidRPr="009E3D1F">
        <w:drawing>
          <wp:inline distT="0" distB="0" distL="0" distR="0" wp14:anchorId="6D24B8E9" wp14:editId="3C97916F">
            <wp:extent cx="1668780" cy="3359427"/>
            <wp:effectExtent l="0" t="0" r="7620" b="0"/>
            <wp:docPr id="1342764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75514" name=""/>
                    <pic:cNvPicPr/>
                  </pic:nvPicPr>
                  <pic:blipFill rotWithShape="1">
                    <a:blip r:embed="rId21"/>
                    <a:srcRect b="6739"/>
                    <a:stretch>
                      <a:fillRect/>
                    </a:stretch>
                  </pic:blipFill>
                  <pic:spPr bwMode="auto">
                    <a:xfrm>
                      <a:off x="0" y="0"/>
                      <a:ext cx="1677842" cy="3377670"/>
                    </a:xfrm>
                    <a:prstGeom prst="rect">
                      <a:avLst/>
                    </a:prstGeom>
                    <a:ln>
                      <a:noFill/>
                    </a:ln>
                    <a:extLst>
                      <a:ext uri="{53640926-AAD7-44D8-BBD7-CCE9431645EC}">
                        <a14:shadowObscured xmlns:a14="http://schemas.microsoft.com/office/drawing/2010/main"/>
                      </a:ext>
                    </a:extLst>
                  </pic:spPr>
                </pic:pic>
              </a:graphicData>
            </a:graphic>
          </wp:inline>
        </w:drawing>
      </w:r>
    </w:p>
    <w:p w:rsidR="005A5B15" w:rsidP="005A5B15" w:rsidRDefault="005A5B15" w14:paraId="36E3A849" w14:textId="77777777">
      <w:pPr>
        <w:spacing w:after="0" w:line="360" w:lineRule="auto"/>
        <w:rPr>
          <w:rFonts w:ascii="Times New Roman" w:hAnsi="Times New Roman"/>
        </w:rPr>
      </w:pPr>
    </w:p>
    <w:p w:rsidRPr="006E7915" w:rsidR="005A5B15" w:rsidP="005A5B15" w:rsidRDefault="005A5B15" w14:paraId="56BBBCDA" w14:textId="5A01DBEA">
      <w:pPr>
        <w:spacing w:after="0" w:line="360" w:lineRule="auto"/>
        <w:rPr>
          <w:rFonts w:ascii="Times New Roman" w:hAnsi="Times New Roman"/>
          <w:b/>
          <w:bCs/>
          <w:sz w:val="24"/>
          <w:szCs w:val="24"/>
        </w:rPr>
      </w:pPr>
      <w:r w:rsidRPr="006E7915">
        <w:rPr>
          <w:rFonts w:ascii="Times New Roman" w:hAnsi="Times New Roman"/>
          <w:b/>
          <w:bCs/>
          <w:sz w:val="24"/>
          <w:szCs w:val="24"/>
        </w:rPr>
        <w:t>S</w:t>
      </w:r>
      <w:r w:rsidR="0075211D">
        <w:rPr>
          <w:rFonts w:ascii="Times New Roman" w:hAnsi="Times New Roman"/>
          <w:b/>
          <w:bCs/>
          <w:sz w:val="24"/>
          <w:szCs w:val="24"/>
        </w:rPr>
        <w:t xml:space="preserve">olicitud de </w:t>
      </w:r>
      <w:r w:rsidR="00B35835">
        <w:rPr>
          <w:rFonts w:ascii="Times New Roman" w:hAnsi="Times New Roman"/>
          <w:b/>
          <w:bCs/>
          <w:sz w:val="24"/>
          <w:szCs w:val="24"/>
        </w:rPr>
        <w:t xml:space="preserve">asesoría </w:t>
      </w:r>
      <w:r w:rsidRPr="00C66E88" w:rsidR="00CC114F">
        <w:rPr>
          <w:rFonts w:ascii="Times New Roman" w:hAnsi="Times New Roman"/>
          <w:b/>
          <w:bCs/>
        </w:rPr>
        <w:t>(HISTORIA DE USU</w:t>
      </w:r>
      <w:r w:rsidR="00CC114F">
        <w:rPr>
          <w:rFonts w:ascii="Times New Roman" w:hAnsi="Times New Roman"/>
          <w:b/>
          <w:bCs/>
        </w:rPr>
        <w:t>A</w:t>
      </w:r>
      <w:r w:rsidRPr="00C66E88" w:rsidR="00CC114F">
        <w:rPr>
          <w:rFonts w:ascii="Times New Roman" w:hAnsi="Times New Roman"/>
          <w:b/>
          <w:bCs/>
        </w:rPr>
        <w:t xml:space="preserve">RIO </w:t>
      </w:r>
      <w:r w:rsidR="00CC114F">
        <w:rPr>
          <w:rFonts w:ascii="Times New Roman" w:hAnsi="Times New Roman"/>
          <w:b/>
          <w:bCs/>
        </w:rPr>
        <w:t>7)</w:t>
      </w:r>
    </w:p>
    <w:p w:rsidR="005A5B15" w:rsidP="005B6422" w:rsidRDefault="003B18F1" w14:paraId="77D32F7E" w14:textId="096D24CD">
      <w:pPr>
        <w:pStyle w:val="Prrafodelista"/>
        <w:numPr>
          <w:ilvl w:val="0"/>
          <w:numId w:val="13"/>
        </w:numPr>
        <w:spacing w:after="0" w:line="360" w:lineRule="auto"/>
        <w:jc w:val="both"/>
        <w:rPr>
          <w:rFonts w:ascii="Times New Roman" w:hAnsi="Times New Roman"/>
        </w:rPr>
      </w:pPr>
      <w:r>
        <w:rPr>
          <w:rFonts w:ascii="Times New Roman" w:hAnsi="Times New Roman"/>
        </w:rPr>
        <w:t>E</w:t>
      </w:r>
      <w:r w:rsidR="005A5B15">
        <w:rPr>
          <w:rFonts w:ascii="Times New Roman" w:hAnsi="Times New Roman"/>
        </w:rPr>
        <w:t xml:space="preserve">n caso de que </w:t>
      </w:r>
      <w:r w:rsidR="00357842">
        <w:rPr>
          <w:rFonts w:ascii="Times New Roman" w:hAnsi="Times New Roman"/>
        </w:rPr>
        <w:t xml:space="preserve">el cliente </w:t>
      </w:r>
      <w:r w:rsidR="00B35835">
        <w:rPr>
          <w:rFonts w:ascii="Times New Roman" w:hAnsi="Times New Roman"/>
        </w:rPr>
        <w:t xml:space="preserve">requiera mayor información </w:t>
      </w:r>
      <w:r w:rsidR="001923EB">
        <w:rPr>
          <w:rFonts w:ascii="Times New Roman" w:hAnsi="Times New Roman"/>
        </w:rPr>
        <w:t xml:space="preserve">posterior resultado del perfilamiento </w:t>
      </w:r>
      <w:r w:rsidR="0055246A">
        <w:rPr>
          <w:rFonts w:ascii="Times New Roman" w:hAnsi="Times New Roman"/>
        </w:rPr>
        <w:t xml:space="preserve">puede </w:t>
      </w:r>
      <w:r w:rsidR="005A5B15">
        <w:rPr>
          <w:rFonts w:ascii="Times New Roman" w:hAnsi="Times New Roman"/>
        </w:rPr>
        <w:t>seleccionar la opción de “</w:t>
      </w:r>
      <w:r w:rsidR="0055246A">
        <w:rPr>
          <w:rFonts w:ascii="Times New Roman" w:hAnsi="Times New Roman"/>
        </w:rPr>
        <w:t>Solicitar Asesoría</w:t>
      </w:r>
      <w:r w:rsidR="005A5B15">
        <w:rPr>
          <w:rFonts w:ascii="Times New Roman" w:hAnsi="Times New Roman"/>
        </w:rPr>
        <w:t xml:space="preserve">” para </w:t>
      </w:r>
      <w:r w:rsidR="00A1304E">
        <w:rPr>
          <w:rFonts w:ascii="Times New Roman" w:hAnsi="Times New Roman"/>
        </w:rPr>
        <w:t xml:space="preserve">que genere un caso automático y sea enviado </w:t>
      </w:r>
      <w:r w:rsidR="00AB6722">
        <w:rPr>
          <w:rFonts w:ascii="Times New Roman" w:hAnsi="Times New Roman"/>
        </w:rPr>
        <w:t>a través de Opteam para asignación de un asesor comercial.</w:t>
      </w:r>
      <w:r w:rsidR="001A4318">
        <w:rPr>
          <w:rFonts w:ascii="Times New Roman" w:hAnsi="Times New Roman"/>
        </w:rPr>
        <w:t xml:space="preserve"> </w:t>
      </w:r>
    </w:p>
    <w:p w:rsidR="005A5B15" w:rsidP="005A5B15" w:rsidRDefault="005A5B15" w14:paraId="7BD1E1A4" w14:textId="77777777">
      <w:pPr>
        <w:spacing w:after="0" w:line="360" w:lineRule="auto"/>
        <w:rPr>
          <w:rFonts w:ascii="Times New Roman" w:hAnsi="Times New Roman"/>
        </w:rPr>
      </w:pPr>
    </w:p>
    <w:p w:rsidRPr="00447438" w:rsidR="005A5B15" w:rsidP="005A5B15" w:rsidRDefault="005A5B15" w14:paraId="3D6D1229" w14:textId="51C26E58">
      <w:pPr>
        <w:spacing w:after="0" w:line="360" w:lineRule="auto"/>
        <w:rPr>
          <w:rFonts w:ascii="Times New Roman" w:hAnsi="Times New Roman"/>
          <w:b/>
          <w:bCs/>
          <w:sz w:val="24"/>
          <w:szCs w:val="24"/>
        </w:rPr>
      </w:pPr>
      <w:r w:rsidRPr="00447438">
        <w:rPr>
          <w:rFonts w:ascii="Times New Roman" w:hAnsi="Times New Roman"/>
          <w:b/>
          <w:bCs/>
          <w:sz w:val="24"/>
          <w:szCs w:val="24"/>
        </w:rPr>
        <w:t>Reinicio Perfilamiento</w:t>
      </w:r>
      <w:r w:rsidR="005E30B7">
        <w:rPr>
          <w:rFonts w:ascii="Times New Roman" w:hAnsi="Times New Roman"/>
          <w:b/>
          <w:bCs/>
          <w:sz w:val="24"/>
          <w:szCs w:val="24"/>
        </w:rPr>
        <w:t xml:space="preserve"> </w:t>
      </w:r>
      <w:r w:rsidRPr="00C66E88" w:rsidR="005E30B7">
        <w:rPr>
          <w:rFonts w:ascii="Times New Roman" w:hAnsi="Times New Roman"/>
          <w:b/>
          <w:bCs/>
        </w:rPr>
        <w:t>(HISTORIA DE USU</w:t>
      </w:r>
      <w:r w:rsidR="006253EA">
        <w:rPr>
          <w:rFonts w:ascii="Times New Roman" w:hAnsi="Times New Roman"/>
          <w:b/>
          <w:bCs/>
        </w:rPr>
        <w:t>A</w:t>
      </w:r>
      <w:r w:rsidRPr="00C66E88" w:rsidR="005E30B7">
        <w:rPr>
          <w:rFonts w:ascii="Times New Roman" w:hAnsi="Times New Roman"/>
          <w:b/>
          <w:bCs/>
        </w:rPr>
        <w:t xml:space="preserve">RIO </w:t>
      </w:r>
      <w:r w:rsidR="001A4318">
        <w:rPr>
          <w:rFonts w:ascii="Times New Roman" w:hAnsi="Times New Roman"/>
          <w:b/>
          <w:bCs/>
        </w:rPr>
        <w:t>8</w:t>
      </w:r>
      <w:r w:rsidRPr="00C66E88" w:rsidR="005E30B7">
        <w:rPr>
          <w:rFonts w:ascii="Times New Roman" w:hAnsi="Times New Roman"/>
          <w:b/>
          <w:bCs/>
        </w:rPr>
        <w:t>)</w:t>
      </w:r>
    </w:p>
    <w:p w:rsidR="005A5B15" w:rsidP="005B6422" w:rsidRDefault="00314E66" w14:paraId="1C5E8717" w14:textId="09C667F3">
      <w:pPr>
        <w:pStyle w:val="Prrafodelista"/>
        <w:numPr>
          <w:ilvl w:val="0"/>
          <w:numId w:val="13"/>
        </w:numPr>
        <w:spacing w:after="0" w:line="360" w:lineRule="auto"/>
        <w:jc w:val="both"/>
        <w:rPr>
          <w:rFonts w:ascii="Times New Roman" w:hAnsi="Times New Roman"/>
        </w:rPr>
      </w:pPr>
      <w:r>
        <w:rPr>
          <w:rFonts w:ascii="Times New Roman" w:hAnsi="Times New Roman"/>
        </w:rPr>
        <w:t>El cliente t</w:t>
      </w:r>
      <w:r w:rsidR="005A5B15">
        <w:rPr>
          <w:rFonts w:ascii="Times New Roman" w:hAnsi="Times New Roman"/>
        </w:rPr>
        <w:t>iene la opción de reiniciar el perfilamiento</w:t>
      </w:r>
      <w:r>
        <w:rPr>
          <w:rFonts w:ascii="Times New Roman" w:hAnsi="Times New Roman"/>
        </w:rPr>
        <w:t>.</w:t>
      </w:r>
    </w:p>
    <w:p w:rsidR="00314E66" w:rsidP="005B6422" w:rsidRDefault="00314E66" w14:paraId="448EB7E4" w14:textId="42A3D655">
      <w:pPr>
        <w:pStyle w:val="Prrafodelista"/>
        <w:numPr>
          <w:ilvl w:val="1"/>
          <w:numId w:val="13"/>
        </w:numPr>
        <w:spacing w:after="0" w:line="360" w:lineRule="auto"/>
        <w:jc w:val="both"/>
        <w:rPr>
          <w:rFonts w:ascii="Times New Roman" w:hAnsi="Times New Roman"/>
        </w:rPr>
      </w:pPr>
      <w:r>
        <w:rPr>
          <w:rFonts w:ascii="Times New Roman" w:hAnsi="Times New Roman"/>
        </w:rPr>
        <w:t>El cliente ingresa nuevamente a la opción de perfilamiento</w:t>
      </w:r>
    </w:p>
    <w:p w:rsidR="005A5B15" w:rsidP="005A5B15" w:rsidRDefault="005A5B15" w14:paraId="71713673" w14:textId="19860B92">
      <w:pPr>
        <w:pStyle w:val="Prrafodelista"/>
        <w:spacing w:after="0" w:line="360" w:lineRule="auto"/>
        <w:rPr>
          <w:rFonts w:ascii="Times New Roman" w:hAnsi="Times New Roman"/>
        </w:rPr>
      </w:pPr>
    </w:p>
    <w:p w:rsidRPr="001B56BC" w:rsidR="005A5B15" w:rsidP="005A5B15" w:rsidRDefault="005A5B15" w14:paraId="1F42C35B" w14:textId="77777777">
      <w:pPr>
        <w:pStyle w:val="Prrafodelista"/>
        <w:spacing w:after="0" w:line="360" w:lineRule="auto"/>
        <w:jc w:val="center"/>
        <w:rPr>
          <w:rFonts w:ascii="Times New Roman" w:hAnsi="Times New Roman"/>
        </w:rPr>
      </w:pPr>
      <w:r w:rsidRPr="003632B6">
        <w:rPr>
          <w:noProof/>
        </w:rPr>
        <w:drawing>
          <wp:inline distT="0" distB="0" distL="0" distR="0" wp14:anchorId="112F3449" wp14:editId="5AF59123">
            <wp:extent cx="1782041" cy="3877636"/>
            <wp:effectExtent l="19050" t="19050" r="27940" b="27940"/>
            <wp:docPr id="37910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6934" name=""/>
                    <pic:cNvPicPr/>
                  </pic:nvPicPr>
                  <pic:blipFill>
                    <a:blip r:embed="rId12"/>
                    <a:stretch>
                      <a:fillRect/>
                    </a:stretch>
                  </pic:blipFill>
                  <pic:spPr>
                    <a:xfrm>
                      <a:off x="0" y="0"/>
                      <a:ext cx="1807210" cy="3932403"/>
                    </a:xfrm>
                    <a:prstGeom prst="rect">
                      <a:avLst/>
                    </a:prstGeom>
                    <a:ln w="6350">
                      <a:solidFill>
                        <a:schemeClr val="tx1"/>
                      </a:solidFill>
                    </a:ln>
                  </pic:spPr>
                </pic:pic>
              </a:graphicData>
            </a:graphic>
          </wp:inline>
        </w:drawing>
      </w:r>
    </w:p>
    <w:p w:rsidR="00314E66" w:rsidP="005B6422" w:rsidRDefault="00314E66" w14:paraId="2A552888" w14:textId="77777777">
      <w:pPr>
        <w:pStyle w:val="Prrafodelista"/>
        <w:numPr>
          <w:ilvl w:val="0"/>
          <w:numId w:val="13"/>
        </w:numPr>
        <w:spacing w:after="0" w:line="360" w:lineRule="auto"/>
        <w:jc w:val="both"/>
        <w:rPr>
          <w:rFonts w:ascii="Times New Roman" w:hAnsi="Times New Roman"/>
        </w:rPr>
      </w:pPr>
      <w:r>
        <w:rPr>
          <w:rFonts w:ascii="Times New Roman" w:hAnsi="Times New Roman"/>
        </w:rPr>
        <w:t>L</w:t>
      </w:r>
      <w:r w:rsidR="005A5B15">
        <w:rPr>
          <w:rFonts w:ascii="Times New Roman" w:hAnsi="Times New Roman"/>
        </w:rPr>
        <w:t xml:space="preserve">a opción </w:t>
      </w:r>
      <w:r>
        <w:rPr>
          <w:rFonts w:ascii="Times New Roman" w:hAnsi="Times New Roman"/>
        </w:rPr>
        <w:t>mostrará al cliente</w:t>
      </w:r>
      <w:r w:rsidR="005A5B15">
        <w:rPr>
          <w:rFonts w:ascii="Times New Roman" w:hAnsi="Times New Roman"/>
        </w:rPr>
        <w:t xml:space="preserve"> el resultado anterior</w:t>
      </w:r>
      <w:r>
        <w:rPr>
          <w:rFonts w:ascii="Times New Roman" w:hAnsi="Times New Roman"/>
        </w:rPr>
        <w:t>.</w:t>
      </w:r>
      <w:r w:rsidR="005A5B15">
        <w:rPr>
          <w:rFonts w:ascii="Times New Roman" w:hAnsi="Times New Roman"/>
        </w:rPr>
        <w:t xml:space="preserve"> </w:t>
      </w:r>
    </w:p>
    <w:p w:rsidR="005A5B15" w:rsidP="005B6422" w:rsidRDefault="00314E66" w14:paraId="5F4D2AFC" w14:textId="13074437">
      <w:pPr>
        <w:pStyle w:val="Prrafodelista"/>
        <w:numPr>
          <w:ilvl w:val="0"/>
          <w:numId w:val="13"/>
        </w:numPr>
        <w:spacing w:after="0" w:line="360" w:lineRule="auto"/>
        <w:jc w:val="both"/>
        <w:rPr>
          <w:rFonts w:ascii="Times New Roman" w:hAnsi="Times New Roman"/>
        </w:rPr>
      </w:pPr>
      <w:r>
        <w:rPr>
          <w:rFonts w:ascii="Times New Roman" w:hAnsi="Times New Roman"/>
        </w:rPr>
        <w:t xml:space="preserve">El cliente escoge </w:t>
      </w:r>
      <w:r w:rsidR="005A5B15">
        <w:rPr>
          <w:rFonts w:ascii="Times New Roman" w:hAnsi="Times New Roman"/>
        </w:rPr>
        <w:t xml:space="preserve">la opción de </w:t>
      </w:r>
      <w:r w:rsidR="003545FD">
        <w:rPr>
          <w:rFonts w:ascii="Times New Roman" w:hAnsi="Times New Roman"/>
        </w:rPr>
        <w:t>“R</w:t>
      </w:r>
      <w:r w:rsidR="005A5B15">
        <w:rPr>
          <w:rFonts w:ascii="Times New Roman" w:hAnsi="Times New Roman"/>
        </w:rPr>
        <w:t>einiciar perfilamiento</w:t>
      </w:r>
      <w:r w:rsidR="003545FD">
        <w:rPr>
          <w:rFonts w:ascii="Times New Roman" w:hAnsi="Times New Roman"/>
        </w:rPr>
        <w:t>”</w:t>
      </w:r>
      <w:r w:rsidR="005A5B15">
        <w:rPr>
          <w:rFonts w:ascii="Times New Roman" w:hAnsi="Times New Roman"/>
        </w:rPr>
        <w:t xml:space="preserve">, </w:t>
      </w:r>
      <w:r w:rsidR="003545FD">
        <w:rPr>
          <w:rFonts w:ascii="Times New Roman" w:hAnsi="Times New Roman"/>
        </w:rPr>
        <w:t xml:space="preserve">e “Ir </w:t>
      </w:r>
      <w:r w:rsidR="003E7709">
        <w:rPr>
          <w:rFonts w:ascii="Times New Roman" w:hAnsi="Times New Roman"/>
        </w:rPr>
        <w:t xml:space="preserve">al perfilamiento” para iniciar nuevamente el </w:t>
      </w:r>
      <w:r w:rsidR="005A5B15">
        <w:rPr>
          <w:rFonts w:ascii="Times New Roman" w:hAnsi="Times New Roman"/>
        </w:rPr>
        <w:t>flujo</w:t>
      </w:r>
      <w:r w:rsidR="003E7709">
        <w:rPr>
          <w:rFonts w:ascii="Times New Roman" w:hAnsi="Times New Roman"/>
        </w:rPr>
        <w:t xml:space="preserve"> de las preguntas y resultado</w:t>
      </w:r>
      <w:r w:rsidR="005A5B15">
        <w:rPr>
          <w:rFonts w:ascii="Times New Roman" w:hAnsi="Times New Roman"/>
        </w:rPr>
        <w:t>.</w:t>
      </w:r>
    </w:p>
    <w:p w:rsidR="005A5B15" w:rsidP="005A5B15" w:rsidRDefault="005A5B15" w14:paraId="2E76F6D7" w14:textId="4A86C44C">
      <w:pPr>
        <w:spacing w:after="0" w:line="360" w:lineRule="auto"/>
        <w:rPr>
          <w:rFonts w:ascii="Times New Roman" w:hAnsi="Times New Roman"/>
        </w:rPr>
      </w:pPr>
    </w:p>
    <w:p w:rsidR="005A5B15" w:rsidP="005A5B15" w:rsidRDefault="00DC38A7" w14:paraId="24E86229" w14:textId="689879E0">
      <w:pPr>
        <w:spacing w:after="0" w:line="360" w:lineRule="auto"/>
        <w:jc w:val="center"/>
        <w:rPr>
          <w:rFonts w:ascii="Times New Roman" w:hAnsi="Times New Roman"/>
        </w:rPr>
      </w:pPr>
      <w:r w:rsidRPr="00DC38A7">
        <w:rPr>
          <w:rFonts w:ascii="Times New Roman" w:hAnsi="Times New Roman"/>
        </w:rPr>
        <w:drawing>
          <wp:inline distT="0" distB="0" distL="0" distR="0" wp14:anchorId="3C886F80" wp14:editId="592A5545">
            <wp:extent cx="2229161" cy="4429743"/>
            <wp:effectExtent l="0" t="0" r="0" b="9525"/>
            <wp:docPr id="33511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0411" name=""/>
                    <pic:cNvPicPr/>
                  </pic:nvPicPr>
                  <pic:blipFill>
                    <a:blip r:embed="rId22"/>
                    <a:stretch>
                      <a:fillRect/>
                    </a:stretch>
                  </pic:blipFill>
                  <pic:spPr>
                    <a:xfrm>
                      <a:off x="0" y="0"/>
                      <a:ext cx="2229161" cy="4429743"/>
                    </a:xfrm>
                    <a:prstGeom prst="rect">
                      <a:avLst/>
                    </a:prstGeom>
                  </pic:spPr>
                </pic:pic>
              </a:graphicData>
            </a:graphic>
          </wp:inline>
        </w:drawing>
      </w:r>
      <w:r>
        <w:rPr>
          <w:rFonts w:ascii="Times New Roman" w:hAnsi="Times New Roman"/>
        </w:rPr>
        <w:t xml:space="preserve">   </w:t>
      </w:r>
      <w:r w:rsidRPr="00171AB3" w:rsidR="00171AB3">
        <w:rPr>
          <w:rFonts w:ascii="Times New Roman" w:hAnsi="Times New Roman"/>
          <w:noProof/>
        </w:rPr>
        <w:drawing>
          <wp:inline distT="0" distB="0" distL="0" distR="0" wp14:anchorId="23E718DE" wp14:editId="11767FD8">
            <wp:extent cx="2056019" cy="4434205"/>
            <wp:effectExtent l="0" t="0" r="1905" b="4445"/>
            <wp:docPr id="41917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70527" name=""/>
                    <pic:cNvPicPr/>
                  </pic:nvPicPr>
                  <pic:blipFill rotWithShape="1">
                    <a:blip r:embed="rId23"/>
                    <a:srcRect l="55455"/>
                    <a:stretch>
                      <a:fillRect/>
                    </a:stretch>
                  </pic:blipFill>
                  <pic:spPr bwMode="auto">
                    <a:xfrm>
                      <a:off x="0" y="0"/>
                      <a:ext cx="2069080" cy="4462374"/>
                    </a:xfrm>
                    <a:prstGeom prst="rect">
                      <a:avLst/>
                    </a:prstGeom>
                    <a:ln>
                      <a:noFill/>
                    </a:ln>
                    <a:extLst>
                      <a:ext uri="{53640926-AAD7-44D8-BBD7-CCE9431645EC}">
                        <a14:shadowObscured xmlns:a14="http://schemas.microsoft.com/office/drawing/2010/main"/>
                      </a:ext>
                    </a:extLst>
                  </pic:spPr>
                </pic:pic>
              </a:graphicData>
            </a:graphic>
          </wp:inline>
        </w:drawing>
      </w:r>
    </w:p>
    <w:p w:rsidR="00DD75F3" w:rsidP="00DD75F3" w:rsidRDefault="00DD75F3" w14:paraId="1107A01B" w14:textId="77777777">
      <w:pPr>
        <w:spacing w:after="0" w:line="360" w:lineRule="auto"/>
        <w:rPr>
          <w:rFonts w:ascii="Times New Roman" w:hAnsi="Times New Roman"/>
          <w:b/>
          <w:bCs/>
        </w:rPr>
      </w:pPr>
    </w:p>
    <w:p w:rsidR="005A5B15" w:rsidP="00DD75F3" w:rsidRDefault="005A5B15" w14:paraId="7BD84570" w14:textId="77777777">
      <w:pPr>
        <w:spacing w:after="0" w:line="360" w:lineRule="auto"/>
        <w:rPr>
          <w:rFonts w:ascii="Times New Roman" w:hAnsi="Times New Roman"/>
          <w:b/>
          <w:bCs/>
        </w:rPr>
      </w:pPr>
    </w:p>
    <w:p w:rsidRPr="00E76F58" w:rsidR="00591F82" w:rsidP="00DD75F3" w:rsidRDefault="00E76F58" w14:paraId="74FC55E5" w14:textId="22E91670">
      <w:pPr>
        <w:spacing w:after="0" w:line="360" w:lineRule="auto"/>
        <w:rPr>
          <w:rFonts w:ascii="Times New Roman" w:hAnsi="Times New Roman" w:eastAsia="Times New Roman"/>
          <w:b/>
          <w:bCs/>
          <w:color w:val="000000"/>
          <w:sz w:val="24"/>
          <w:szCs w:val="24"/>
          <w:lang w:eastAsia="es-EC"/>
        </w:rPr>
      </w:pPr>
      <w:r w:rsidRPr="00E76F58">
        <w:rPr>
          <w:rFonts w:ascii="Times New Roman" w:hAnsi="Times New Roman" w:eastAsia="Times New Roman"/>
          <w:b/>
          <w:bCs/>
          <w:color w:val="000000"/>
          <w:sz w:val="24"/>
          <w:szCs w:val="24"/>
          <w:lang w:eastAsia="es-EC"/>
        </w:rPr>
        <w:t xml:space="preserve">RESPUESTA 2 - </w:t>
      </w:r>
      <w:r w:rsidRPr="00E76F58" w:rsidR="00591F82">
        <w:rPr>
          <w:rFonts w:ascii="Times New Roman" w:hAnsi="Times New Roman" w:eastAsia="Times New Roman"/>
          <w:b/>
          <w:bCs/>
          <w:color w:val="000000"/>
          <w:sz w:val="24"/>
          <w:szCs w:val="24"/>
          <w:lang w:eastAsia="es-EC"/>
        </w:rPr>
        <w:t>"Quiero poner orden en mis finanzas y armar una estrategia."</w:t>
      </w:r>
      <w:r w:rsidR="003B5196">
        <w:rPr>
          <w:rFonts w:ascii="Times New Roman" w:hAnsi="Times New Roman" w:eastAsia="Times New Roman"/>
          <w:b/>
          <w:bCs/>
          <w:color w:val="000000"/>
          <w:sz w:val="24"/>
          <w:szCs w:val="24"/>
          <w:lang w:eastAsia="es-EC"/>
        </w:rPr>
        <w:t xml:space="preserve"> (HISTORIA DE USAURIO </w:t>
      </w:r>
      <w:r w:rsidR="006253EA">
        <w:rPr>
          <w:rFonts w:ascii="Times New Roman" w:hAnsi="Times New Roman" w:eastAsia="Times New Roman"/>
          <w:b/>
          <w:bCs/>
          <w:color w:val="000000"/>
          <w:sz w:val="24"/>
          <w:szCs w:val="24"/>
          <w:lang w:eastAsia="es-EC"/>
        </w:rPr>
        <w:t>7</w:t>
      </w:r>
      <w:r w:rsidR="003B5196">
        <w:rPr>
          <w:rFonts w:ascii="Times New Roman" w:hAnsi="Times New Roman" w:eastAsia="Times New Roman"/>
          <w:b/>
          <w:bCs/>
          <w:color w:val="000000"/>
          <w:sz w:val="24"/>
          <w:szCs w:val="24"/>
          <w:lang w:eastAsia="es-EC"/>
        </w:rPr>
        <w:t>)</w:t>
      </w:r>
    </w:p>
    <w:p w:rsidR="007F0038" w:rsidP="005B6422" w:rsidRDefault="00591F82" w14:paraId="5ABED2CB" w14:textId="06AF79A6">
      <w:pPr>
        <w:pStyle w:val="Prrafodelista"/>
        <w:numPr>
          <w:ilvl w:val="0"/>
          <w:numId w:val="13"/>
        </w:numPr>
        <w:spacing w:after="0" w:line="360" w:lineRule="auto"/>
        <w:jc w:val="both"/>
        <w:rPr>
          <w:rFonts w:ascii="Times New Roman" w:hAnsi="Times New Roman"/>
        </w:rPr>
      </w:pPr>
      <w:r>
        <w:rPr>
          <w:rFonts w:ascii="Times New Roman" w:hAnsi="Times New Roman"/>
        </w:rPr>
        <w:t xml:space="preserve">Esta opción </w:t>
      </w:r>
      <w:r w:rsidR="00371699">
        <w:rPr>
          <w:rFonts w:ascii="Times New Roman" w:hAnsi="Times New Roman"/>
        </w:rPr>
        <w:t>genera automáticamente</w:t>
      </w:r>
      <w:r w:rsidR="00A17C2B">
        <w:rPr>
          <w:rFonts w:ascii="Times New Roman" w:hAnsi="Times New Roman"/>
        </w:rPr>
        <w:t xml:space="preserve"> la solicitud al asesor asignado para que se contacte con el cliente</w:t>
      </w:r>
      <w:r w:rsidR="006B4DDD">
        <w:rPr>
          <w:rFonts w:ascii="Times New Roman" w:hAnsi="Times New Roman"/>
        </w:rPr>
        <w:t>:</w:t>
      </w:r>
    </w:p>
    <w:p w:rsidR="004B7906" w:rsidP="004B7906" w:rsidRDefault="004B7906" w14:paraId="1A07A5B3" w14:textId="77777777">
      <w:pPr>
        <w:spacing w:after="0" w:line="360" w:lineRule="auto"/>
        <w:rPr>
          <w:rFonts w:ascii="Times New Roman" w:hAnsi="Times New Roman"/>
        </w:rPr>
      </w:pPr>
    </w:p>
    <w:p w:rsidR="00EA218F" w:rsidP="00EA218F" w:rsidRDefault="00EA218F" w14:paraId="4079D423" w14:textId="52509BBD">
      <w:pPr>
        <w:spacing w:after="0" w:line="360" w:lineRule="auto"/>
        <w:rPr>
          <w:rFonts w:ascii="Times New Roman" w:hAnsi="Times New Roman"/>
        </w:rPr>
      </w:pPr>
      <w:r w:rsidRPr="00207A7D">
        <w:rPr>
          <w:rFonts w:ascii="Times New Roman" w:hAnsi="Times New Roman"/>
        </w:rPr>
        <w:t xml:space="preserve">Se detalla el flujo </w:t>
      </w:r>
      <w:r>
        <w:rPr>
          <w:rFonts w:ascii="Times New Roman" w:hAnsi="Times New Roman"/>
        </w:rPr>
        <w:t xml:space="preserve">de perfilamiento </w:t>
      </w:r>
      <w:r w:rsidRPr="00207A7D">
        <w:rPr>
          <w:rFonts w:ascii="Times New Roman" w:hAnsi="Times New Roman"/>
        </w:rPr>
        <w:t xml:space="preserve">y se incluyen pantallas para un </w:t>
      </w:r>
      <w:r>
        <w:rPr>
          <w:rFonts w:ascii="Times New Roman" w:hAnsi="Times New Roman"/>
        </w:rPr>
        <w:t>mayor entendimiento en la WEB:</w:t>
      </w:r>
    </w:p>
    <w:p w:rsidRPr="004337BD" w:rsidR="00EA218F" w:rsidP="005B6422" w:rsidRDefault="004337BD" w14:paraId="5EC180DF" w14:textId="7714BC78">
      <w:pPr>
        <w:pStyle w:val="Prrafodelista"/>
        <w:numPr>
          <w:ilvl w:val="0"/>
          <w:numId w:val="14"/>
        </w:numPr>
        <w:spacing w:after="0" w:line="360" w:lineRule="auto"/>
        <w:rPr>
          <w:rFonts w:ascii="Times New Roman" w:hAnsi="Times New Roman"/>
        </w:rPr>
      </w:pPr>
      <w:r>
        <w:rPr>
          <w:rFonts w:ascii="Times New Roman" w:hAnsi="Times New Roman"/>
        </w:rPr>
        <w:t xml:space="preserve">Cliente ingresa en la </w:t>
      </w:r>
      <w:r w:rsidR="00E22F6B">
        <w:rPr>
          <w:rFonts w:ascii="Times New Roman" w:hAnsi="Times New Roman"/>
        </w:rPr>
        <w:t xml:space="preserve">página </w:t>
      </w:r>
      <w:r w:rsidR="00742CAB">
        <w:rPr>
          <w:rFonts w:ascii="Times New Roman" w:hAnsi="Times New Roman"/>
        </w:rPr>
        <w:t>con sus credenciales</w:t>
      </w:r>
    </w:p>
    <w:p w:rsidRPr="00625B3B" w:rsidR="00EA218F" w:rsidP="00625B3B" w:rsidRDefault="00625B3B" w14:paraId="5D6FC855" w14:textId="776F96E1">
      <w:pPr>
        <w:spacing w:after="0" w:line="360" w:lineRule="auto"/>
        <w:jc w:val="center"/>
        <w:rPr>
          <w:rFonts w:ascii="Times New Roman" w:hAnsi="Times New Roman"/>
        </w:rPr>
      </w:pPr>
      <w:r w:rsidRPr="00625B3B">
        <w:rPr>
          <w:noProof/>
        </w:rPr>
        <w:drawing>
          <wp:inline distT="0" distB="0" distL="0" distR="0" wp14:anchorId="0EFC3E56" wp14:editId="4031F451">
            <wp:extent cx="5612130" cy="3994785"/>
            <wp:effectExtent l="0" t="0" r="7620" b="5715"/>
            <wp:docPr id="83472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29572" name=""/>
                    <pic:cNvPicPr/>
                  </pic:nvPicPr>
                  <pic:blipFill>
                    <a:blip r:embed="rId24"/>
                    <a:stretch>
                      <a:fillRect/>
                    </a:stretch>
                  </pic:blipFill>
                  <pic:spPr>
                    <a:xfrm>
                      <a:off x="0" y="0"/>
                      <a:ext cx="5612130" cy="3994785"/>
                    </a:xfrm>
                    <a:prstGeom prst="rect">
                      <a:avLst/>
                    </a:prstGeom>
                  </pic:spPr>
                </pic:pic>
              </a:graphicData>
            </a:graphic>
          </wp:inline>
        </w:drawing>
      </w:r>
      <w:r w:rsidRPr="00F445DB" w:rsidR="00F445DB">
        <w:rPr>
          <w:noProof/>
        </w:rPr>
        <w:drawing>
          <wp:anchor distT="0" distB="0" distL="114300" distR="114300" simplePos="0" relativeHeight="251658240" behindDoc="0" locked="0" layoutInCell="1" allowOverlap="1" wp14:anchorId="0976AA0F" wp14:editId="3D8AEB80">
            <wp:simplePos x="0" y="0"/>
            <wp:positionH relativeFrom="column">
              <wp:posOffset>4070985</wp:posOffset>
            </wp:positionH>
            <wp:positionV relativeFrom="paragraph">
              <wp:posOffset>2449195</wp:posOffset>
            </wp:positionV>
            <wp:extent cx="704948" cy="666843"/>
            <wp:effectExtent l="0" t="0" r="0" b="0"/>
            <wp:wrapNone/>
            <wp:docPr id="157223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2601" name=""/>
                    <pic:cNvPicPr/>
                  </pic:nvPicPr>
                  <pic:blipFill>
                    <a:blip r:embed="rId25">
                      <a:extLst>
                        <a:ext uri="{28A0092B-C50C-407E-A947-70E740481C1C}">
                          <a14:useLocalDpi xmlns:a14="http://schemas.microsoft.com/office/drawing/2010/main" val="0"/>
                        </a:ext>
                      </a:extLst>
                    </a:blip>
                    <a:stretch>
                      <a:fillRect/>
                    </a:stretch>
                  </pic:blipFill>
                  <pic:spPr>
                    <a:xfrm>
                      <a:off x="0" y="0"/>
                      <a:ext cx="704948" cy="666843"/>
                    </a:xfrm>
                    <a:prstGeom prst="rect">
                      <a:avLst/>
                    </a:prstGeom>
                  </pic:spPr>
                </pic:pic>
              </a:graphicData>
            </a:graphic>
            <wp14:sizeRelH relativeFrom="page">
              <wp14:pctWidth>0</wp14:pctWidth>
            </wp14:sizeRelH>
            <wp14:sizeRelV relativeFrom="page">
              <wp14:pctHeight>0</wp14:pctHeight>
            </wp14:sizeRelV>
          </wp:anchor>
        </w:drawing>
      </w:r>
    </w:p>
    <w:p w:rsidR="00F445DB" w:rsidP="003B5196" w:rsidRDefault="00F445DB" w14:paraId="21DF7A8F" w14:textId="0A8A24DA">
      <w:pPr>
        <w:spacing w:after="0" w:line="360" w:lineRule="auto"/>
        <w:rPr>
          <w:rFonts w:ascii="Times New Roman" w:hAnsi="Times New Roman"/>
        </w:rPr>
      </w:pPr>
    </w:p>
    <w:p w:rsidRPr="00742CAB" w:rsidR="00742CAB" w:rsidP="005B6422" w:rsidRDefault="00E1288E" w14:paraId="519BF0B8" w14:textId="2A9DE705">
      <w:pPr>
        <w:pStyle w:val="Prrafodelista"/>
        <w:numPr>
          <w:ilvl w:val="0"/>
          <w:numId w:val="14"/>
        </w:numPr>
        <w:spacing w:after="0" w:line="360" w:lineRule="auto"/>
        <w:rPr>
          <w:rFonts w:ascii="Times New Roman" w:hAnsi="Times New Roman"/>
        </w:rPr>
      </w:pPr>
      <w:r>
        <w:rPr>
          <w:rFonts w:ascii="Times New Roman" w:hAnsi="Times New Roman"/>
        </w:rPr>
        <w:t xml:space="preserve">En la parte izquierda </w:t>
      </w:r>
      <w:r w:rsidR="00475745">
        <w:rPr>
          <w:rFonts w:ascii="Times New Roman" w:hAnsi="Times New Roman"/>
        </w:rPr>
        <w:t>encontrará la opción de Perfilamiento y da click para ingresar</w:t>
      </w:r>
    </w:p>
    <w:p w:rsidR="00742CAB" w:rsidP="003B5196" w:rsidRDefault="00E573E7" w14:paraId="0E403E1F" w14:textId="709E726F">
      <w:pPr>
        <w:spacing w:after="0" w:line="360" w:lineRule="auto"/>
        <w:rPr>
          <w:rFonts w:ascii="Times New Roman" w:hAnsi="Times New Roman"/>
        </w:rPr>
      </w:pPr>
      <w:r w:rsidRPr="00E573E7">
        <w:rPr>
          <w:rFonts w:ascii="Times New Roman" w:hAnsi="Times New Roman"/>
          <w:noProof/>
        </w:rPr>
        <w:drawing>
          <wp:inline distT="0" distB="0" distL="0" distR="0" wp14:anchorId="09990FC1" wp14:editId="50E5213E">
            <wp:extent cx="5612130" cy="3895725"/>
            <wp:effectExtent l="19050" t="19050" r="26670" b="28575"/>
            <wp:docPr id="13772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1735" name=""/>
                    <pic:cNvPicPr/>
                  </pic:nvPicPr>
                  <pic:blipFill>
                    <a:blip r:embed="rId26"/>
                    <a:stretch>
                      <a:fillRect/>
                    </a:stretch>
                  </pic:blipFill>
                  <pic:spPr>
                    <a:xfrm>
                      <a:off x="0" y="0"/>
                      <a:ext cx="5612130" cy="3895725"/>
                    </a:xfrm>
                    <a:prstGeom prst="rect">
                      <a:avLst/>
                    </a:prstGeom>
                    <a:ln w="6350">
                      <a:solidFill>
                        <a:schemeClr val="tx1"/>
                      </a:solidFill>
                    </a:ln>
                  </pic:spPr>
                </pic:pic>
              </a:graphicData>
            </a:graphic>
          </wp:inline>
        </w:drawing>
      </w:r>
    </w:p>
    <w:p w:rsidR="007E4E66" w:rsidP="007E4E66" w:rsidRDefault="007E4E66" w14:paraId="4CBB8FFB" w14:textId="77777777">
      <w:pPr>
        <w:spacing w:after="0" w:line="360" w:lineRule="auto"/>
        <w:rPr>
          <w:rFonts w:ascii="Times New Roman" w:hAnsi="Times New Roman"/>
        </w:rPr>
      </w:pPr>
    </w:p>
    <w:p w:rsidRPr="00AE2F16" w:rsidR="00FE02E0" w:rsidP="005B6422" w:rsidRDefault="00AE2F16" w14:paraId="66CC3648" w14:textId="19C0287B">
      <w:pPr>
        <w:pStyle w:val="Prrafodelista"/>
        <w:numPr>
          <w:ilvl w:val="0"/>
          <w:numId w:val="14"/>
        </w:numPr>
        <w:spacing w:after="0" w:line="360" w:lineRule="auto"/>
        <w:rPr>
          <w:rFonts w:ascii="Times New Roman" w:hAnsi="Times New Roman"/>
        </w:rPr>
      </w:pPr>
      <w:r>
        <w:rPr>
          <w:rFonts w:ascii="Times New Roman" w:hAnsi="Times New Roman"/>
        </w:rPr>
        <w:t>E</w:t>
      </w:r>
      <w:r w:rsidRPr="00AE2F16" w:rsidR="00FE02E0">
        <w:rPr>
          <w:rFonts w:ascii="Times New Roman" w:hAnsi="Times New Roman"/>
        </w:rPr>
        <w:t xml:space="preserve">l cliente escoge la opción de perfilamiento y se muestra pantalla informativa previo inicio de preguntas: </w:t>
      </w:r>
      <w:r w:rsidRPr="00AE2F16" w:rsidR="00FE02E0">
        <w:rPr>
          <w:rFonts w:ascii="Times New Roman" w:hAnsi="Times New Roman"/>
          <w:b/>
          <w:bCs/>
        </w:rPr>
        <w:t>(HISTORIA DE USUARIO 1)</w:t>
      </w:r>
      <w:r w:rsidRPr="00AE2F16" w:rsidR="00FE02E0">
        <w:rPr>
          <w:rFonts w:ascii="Times New Roman" w:hAnsi="Times New Roman"/>
        </w:rPr>
        <w:t>:</w:t>
      </w:r>
    </w:p>
    <w:p w:rsidRPr="00830C86" w:rsidR="00FE02E0" w:rsidP="00FE02E0" w:rsidRDefault="00FE02E0" w14:paraId="3A7A3670" w14:textId="65D3E9A5">
      <w:pPr>
        <w:spacing w:after="0" w:line="360" w:lineRule="auto"/>
        <w:jc w:val="center"/>
        <w:rPr>
          <w:noProof/>
        </w:rPr>
      </w:pPr>
    </w:p>
    <w:p w:rsidR="00FE02E0" w:rsidP="00FE02E0" w:rsidRDefault="00DC5CA7" w14:paraId="7D873283" w14:textId="2441D7AD">
      <w:pPr>
        <w:spacing w:after="0" w:line="360" w:lineRule="auto"/>
        <w:jc w:val="center"/>
        <w:rPr>
          <w:noProof/>
        </w:rPr>
      </w:pPr>
      <w:r w:rsidRPr="00DC5CA7">
        <w:rPr>
          <w:noProof/>
        </w:rPr>
        <w:drawing>
          <wp:inline distT="0" distB="0" distL="0" distR="0" wp14:anchorId="0CFBE07E" wp14:editId="07462406">
            <wp:extent cx="4240633" cy="3009900"/>
            <wp:effectExtent l="19050" t="19050" r="26670" b="19050"/>
            <wp:docPr id="2030112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2894" name=""/>
                    <pic:cNvPicPr/>
                  </pic:nvPicPr>
                  <pic:blipFill>
                    <a:blip r:embed="rId27"/>
                    <a:stretch>
                      <a:fillRect/>
                    </a:stretch>
                  </pic:blipFill>
                  <pic:spPr>
                    <a:xfrm>
                      <a:off x="0" y="0"/>
                      <a:ext cx="4281070" cy="3038601"/>
                    </a:xfrm>
                    <a:prstGeom prst="rect">
                      <a:avLst/>
                    </a:prstGeom>
                    <a:ln w="6350">
                      <a:solidFill>
                        <a:schemeClr val="tx1"/>
                      </a:solidFill>
                    </a:ln>
                  </pic:spPr>
                </pic:pic>
              </a:graphicData>
            </a:graphic>
          </wp:inline>
        </w:drawing>
      </w:r>
    </w:p>
    <w:p w:rsidR="00FE02E0" w:rsidP="00FE02E0" w:rsidRDefault="00FE02E0" w14:paraId="46A9C4E6" w14:textId="77777777">
      <w:pPr>
        <w:pStyle w:val="Prrafodelista"/>
        <w:spacing w:after="0" w:line="360" w:lineRule="auto"/>
        <w:rPr>
          <w:noProof/>
        </w:rPr>
      </w:pPr>
    </w:p>
    <w:p w:rsidR="00FE02E0" w:rsidP="005B6422" w:rsidRDefault="00FE02E0" w14:paraId="79F38863" w14:textId="77777777">
      <w:pPr>
        <w:pStyle w:val="Prrafodelista"/>
        <w:numPr>
          <w:ilvl w:val="0"/>
          <w:numId w:val="14"/>
        </w:numPr>
        <w:spacing w:after="0" w:line="360" w:lineRule="auto"/>
        <w:jc w:val="both"/>
        <w:rPr>
          <w:rFonts w:ascii="Times New Roman" w:hAnsi="Times New Roman"/>
        </w:rPr>
      </w:pPr>
      <w:r>
        <w:rPr>
          <w:rFonts w:ascii="Times New Roman" w:hAnsi="Times New Roman"/>
        </w:rPr>
        <w:t xml:space="preserve">Se presenta un pop up de consentimiento informado y posterior aceptación se muestran dos preguntas iniciales que redireccionarán a dos eventos </w:t>
      </w:r>
      <w:r w:rsidRPr="00C66E88">
        <w:rPr>
          <w:rFonts w:ascii="Times New Roman" w:hAnsi="Times New Roman"/>
          <w:b/>
          <w:bCs/>
        </w:rPr>
        <w:t>(HISTORIA DE USU</w:t>
      </w:r>
      <w:r>
        <w:rPr>
          <w:rFonts w:ascii="Times New Roman" w:hAnsi="Times New Roman"/>
          <w:b/>
          <w:bCs/>
        </w:rPr>
        <w:t>A</w:t>
      </w:r>
      <w:r w:rsidRPr="00C66E88">
        <w:rPr>
          <w:rFonts w:ascii="Times New Roman" w:hAnsi="Times New Roman"/>
          <w:b/>
          <w:bCs/>
        </w:rPr>
        <w:t xml:space="preserve">RIO </w:t>
      </w:r>
      <w:r>
        <w:rPr>
          <w:rFonts w:ascii="Times New Roman" w:hAnsi="Times New Roman"/>
          <w:b/>
          <w:bCs/>
        </w:rPr>
        <w:t>2 Y 3</w:t>
      </w:r>
      <w:r w:rsidRPr="00C66E88">
        <w:rPr>
          <w:rFonts w:ascii="Times New Roman" w:hAnsi="Times New Roman"/>
          <w:b/>
          <w:bCs/>
        </w:rPr>
        <w:t>)</w:t>
      </w:r>
      <w:r>
        <w:rPr>
          <w:rFonts w:ascii="Times New Roman" w:hAnsi="Times New Roman"/>
        </w:rPr>
        <w:t>:</w:t>
      </w:r>
    </w:p>
    <w:p w:rsidR="00FE02E0" w:rsidP="00FE02E0" w:rsidRDefault="00FE02E0" w14:paraId="0EC44032" w14:textId="77777777">
      <w:pPr>
        <w:pStyle w:val="Prrafodelista"/>
        <w:spacing w:after="0" w:line="360" w:lineRule="auto"/>
        <w:rPr>
          <w:rFonts w:ascii="Times New Roman" w:hAnsi="Times New Roman"/>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317"/>
        <w:gridCol w:w="3942"/>
        <w:gridCol w:w="1569"/>
      </w:tblGrid>
      <w:tr w:rsidRPr="00D01CC2" w:rsidR="00FE02E0" w:rsidTr="00AF1E41" w14:paraId="3FFDB42C" w14:textId="77777777">
        <w:trPr>
          <w:trHeight w:val="321"/>
        </w:trPr>
        <w:tc>
          <w:tcPr>
            <w:tcW w:w="1686" w:type="pct"/>
            <w:shd w:val="clear" w:color="000000" w:fill="A6C9EC"/>
            <w:noWrap/>
            <w:vAlign w:val="bottom"/>
            <w:hideMark/>
          </w:tcPr>
          <w:p w:rsidRPr="00D01CC2" w:rsidR="00FE02E0" w:rsidP="00AF1E41" w:rsidRDefault="00FE02E0" w14:paraId="19DF65F4"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Primera pregunta</w:t>
            </w:r>
          </w:p>
        </w:tc>
        <w:tc>
          <w:tcPr>
            <w:tcW w:w="2116" w:type="pct"/>
            <w:shd w:val="clear" w:color="000000" w:fill="A6C9EC"/>
            <w:noWrap/>
            <w:vAlign w:val="bottom"/>
            <w:hideMark/>
          </w:tcPr>
          <w:p w:rsidRPr="00D01CC2" w:rsidR="00FE02E0" w:rsidP="00AF1E41" w:rsidRDefault="00FE02E0" w14:paraId="2A57066D"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Opciones</w:t>
            </w:r>
          </w:p>
        </w:tc>
        <w:tc>
          <w:tcPr>
            <w:tcW w:w="1198" w:type="pct"/>
            <w:shd w:val="clear" w:color="000000" w:fill="A6C9EC"/>
            <w:noWrap/>
            <w:vAlign w:val="bottom"/>
            <w:hideMark/>
          </w:tcPr>
          <w:p w:rsidRPr="00D01CC2" w:rsidR="00FE02E0" w:rsidP="00AF1E41" w:rsidRDefault="00FE02E0" w14:paraId="679E53B2" w14:textId="77777777">
            <w:pPr>
              <w:spacing w:after="0" w:line="240" w:lineRule="auto"/>
              <w:jc w:val="center"/>
              <w:rPr>
                <w:rFonts w:ascii="Aptos Narrow" w:hAnsi="Aptos Narrow" w:eastAsia="Times New Roman"/>
                <w:b/>
                <w:bCs/>
                <w:color w:val="000000"/>
                <w:lang w:eastAsia="es-EC"/>
              </w:rPr>
            </w:pPr>
            <w:r w:rsidRPr="00D01CC2">
              <w:rPr>
                <w:rFonts w:ascii="Aptos Narrow" w:hAnsi="Aptos Narrow" w:eastAsia="Times New Roman"/>
                <w:b/>
                <w:bCs/>
                <w:color w:val="000000"/>
                <w:lang w:eastAsia="es-EC"/>
              </w:rPr>
              <w:t>Acción</w:t>
            </w:r>
          </w:p>
        </w:tc>
      </w:tr>
      <w:tr w:rsidRPr="00D01CC2" w:rsidR="00FE02E0" w:rsidTr="00AF1E41" w14:paraId="45C8D2DC" w14:textId="77777777">
        <w:trPr>
          <w:trHeight w:val="321"/>
        </w:trPr>
        <w:tc>
          <w:tcPr>
            <w:tcW w:w="1686" w:type="pct"/>
            <w:vMerge w:val="restart"/>
            <w:noWrap/>
            <w:vAlign w:val="center"/>
            <w:hideMark/>
          </w:tcPr>
          <w:p w:rsidRPr="00D01CC2" w:rsidR="00FE02E0" w:rsidP="00AF1E41" w:rsidRDefault="00FE02E0" w14:paraId="02F5D407"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"Para guiarte mejor, ¿qué resuena más contigo hoy?"</w:t>
            </w:r>
          </w:p>
        </w:tc>
        <w:tc>
          <w:tcPr>
            <w:tcW w:w="2116" w:type="pct"/>
            <w:noWrap/>
            <w:vAlign w:val="bottom"/>
            <w:hideMark/>
          </w:tcPr>
          <w:p w:rsidRPr="00D01CC2" w:rsidR="00FE02E0" w:rsidP="00AF1E41" w:rsidRDefault="00FE02E0" w14:paraId="2BD3D46E"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 xml:space="preserve">A. "Busco una opción puntual para hacer crecer un capital." </w:t>
            </w:r>
          </w:p>
        </w:tc>
        <w:tc>
          <w:tcPr>
            <w:tcW w:w="1198" w:type="pct"/>
            <w:noWrap/>
            <w:vAlign w:val="bottom"/>
            <w:hideMark/>
          </w:tcPr>
          <w:p w:rsidRPr="00D01CC2" w:rsidR="00FE02E0" w:rsidP="00AF1E41" w:rsidRDefault="00FE02E0" w14:paraId="7889492A"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Va a Perfilamiento</w:t>
            </w:r>
          </w:p>
        </w:tc>
      </w:tr>
      <w:tr w:rsidRPr="00D01CC2" w:rsidR="00FE02E0" w:rsidTr="00AF1E41" w14:paraId="164D350C" w14:textId="77777777">
        <w:trPr>
          <w:trHeight w:val="300"/>
        </w:trPr>
        <w:tc>
          <w:tcPr>
            <w:tcW w:w="1686" w:type="pct"/>
            <w:vMerge/>
            <w:vAlign w:val="center"/>
            <w:hideMark/>
          </w:tcPr>
          <w:p w:rsidRPr="00D01CC2" w:rsidR="00FE02E0" w:rsidP="00AF1E41" w:rsidRDefault="00FE02E0" w14:paraId="444E0C7A" w14:textId="77777777">
            <w:pPr>
              <w:spacing w:after="0" w:line="240" w:lineRule="auto"/>
              <w:rPr>
                <w:rFonts w:ascii="Aptos Narrow" w:hAnsi="Aptos Narrow" w:eastAsia="Times New Roman"/>
                <w:color w:val="000000"/>
                <w:lang w:eastAsia="es-EC"/>
              </w:rPr>
            </w:pPr>
          </w:p>
        </w:tc>
        <w:tc>
          <w:tcPr>
            <w:tcW w:w="2116" w:type="pct"/>
            <w:noWrap/>
            <w:vAlign w:val="bottom"/>
            <w:hideMark/>
          </w:tcPr>
          <w:p w:rsidRPr="00D01CC2" w:rsidR="00FE02E0" w:rsidP="00AF1E41" w:rsidRDefault="00FE02E0" w14:paraId="014173E6"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B. "Quiero poner orden en mis finanzas y armar una estrategia."</w:t>
            </w:r>
          </w:p>
        </w:tc>
        <w:tc>
          <w:tcPr>
            <w:tcW w:w="1198" w:type="pct"/>
            <w:noWrap/>
            <w:vAlign w:val="bottom"/>
            <w:hideMark/>
          </w:tcPr>
          <w:p w:rsidRPr="00D01CC2" w:rsidR="00FE02E0" w:rsidP="00AF1E41" w:rsidRDefault="00FE02E0" w14:paraId="4707EE49" w14:textId="77777777">
            <w:pPr>
              <w:spacing w:after="0" w:line="240" w:lineRule="auto"/>
              <w:rPr>
                <w:rFonts w:ascii="Aptos Narrow" w:hAnsi="Aptos Narrow" w:eastAsia="Times New Roman"/>
                <w:color w:val="000000"/>
                <w:lang w:eastAsia="es-EC"/>
              </w:rPr>
            </w:pPr>
            <w:r w:rsidRPr="00D01CC2">
              <w:rPr>
                <w:rFonts w:ascii="Aptos Narrow" w:hAnsi="Aptos Narrow" w:eastAsia="Times New Roman"/>
                <w:color w:val="000000"/>
                <w:lang w:eastAsia="es-EC"/>
              </w:rPr>
              <w:t xml:space="preserve"> Va a Contacto Asesoría</w:t>
            </w:r>
          </w:p>
        </w:tc>
      </w:tr>
    </w:tbl>
    <w:p w:rsidR="00FE02E0" w:rsidP="00FE02E0" w:rsidRDefault="00FE02E0" w14:paraId="2AF8DA16" w14:textId="77777777">
      <w:pPr>
        <w:spacing w:after="0" w:line="360" w:lineRule="auto"/>
        <w:rPr>
          <w:rFonts w:ascii="Times New Roman" w:hAnsi="Times New Roman"/>
        </w:rPr>
      </w:pPr>
    </w:p>
    <w:p w:rsidRPr="00830C86" w:rsidR="00FE02E0" w:rsidP="00FE02E0" w:rsidRDefault="00FE02E0" w14:paraId="27D357D5" w14:textId="1C5B9DE1">
      <w:pPr>
        <w:spacing w:after="0" w:line="360" w:lineRule="auto"/>
        <w:jc w:val="center"/>
        <w:rPr>
          <w:rFonts w:ascii="Times New Roman" w:hAnsi="Times New Roman"/>
        </w:rPr>
      </w:pPr>
      <w:r>
        <w:rPr>
          <w:rFonts w:ascii="Times New Roman" w:hAnsi="Times New Roman"/>
        </w:rPr>
        <w:t xml:space="preserve">   </w:t>
      </w:r>
      <w:r w:rsidRPr="00F44A9F" w:rsidR="00F44A9F">
        <w:rPr>
          <w:rFonts w:ascii="Times New Roman" w:hAnsi="Times New Roman"/>
          <w:noProof/>
        </w:rPr>
        <w:drawing>
          <wp:inline distT="0" distB="0" distL="0" distR="0" wp14:anchorId="01C47E2F" wp14:editId="4C311D33">
            <wp:extent cx="5151862" cy="4652298"/>
            <wp:effectExtent l="19050" t="19050" r="10795" b="15240"/>
            <wp:docPr id="866715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5866" name=""/>
                    <pic:cNvPicPr/>
                  </pic:nvPicPr>
                  <pic:blipFill>
                    <a:blip r:embed="rId28"/>
                    <a:stretch>
                      <a:fillRect/>
                    </a:stretch>
                  </pic:blipFill>
                  <pic:spPr>
                    <a:xfrm>
                      <a:off x="0" y="0"/>
                      <a:ext cx="5155546" cy="4655625"/>
                    </a:xfrm>
                    <a:prstGeom prst="rect">
                      <a:avLst/>
                    </a:prstGeom>
                    <a:ln w="6350">
                      <a:solidFill>
                        <a:schemeClr val="tx1"/>
                      </a:solidFill>
                    </a:ln>
                  </pic:spPr>
                </pic:pic>
              </a:graphicData>
            </a:graphic>
          </wp:inline>
        </w:drawing>
      </w:r>
    </w:p>
    <w:p w:rsidR="00FE02E0" w:rsidP="00FE02E0" w:rsidRDefault="00FE02E0" w14:paraId="71DD580C" w14:textId="77777777">
      <w:pPr>
        <w:spacing w:after="0" w:line="360" w:lineRule="auto"/>
        <w:jc w:val="center"/>
        <w:rPr>
          <w:rFonts w:ascii="Times New Roman" w:hAnsi="Times New Roman"/>
        </w:rPr>
      </w:pPr>
    </w:p>
    <w:p w:rsidR="00FE02E0" w:rsidP="00FE02E0" w:rsidRDefault="00FE02E0" w14:paraId="5387C41C" w14:textId="77777777">
      <w:pPr>
        <w:spacing w:after="0" w:line="360" w:lineRule="auto"/>
        <w:rPr>
          <w:rFonts w:ascii="Times New Roman" w:hAnsi="Times New Roman"/>
        </w:rPr>
      </w:pPr>
    </w:p>
    <w:p w:rsidRPr="004A4161" w:rsidR="00FE02E0" w:rsidP="00FE02E0" w:rsidRDefault="00FE02E0" w14:paraId="1A7B5AD6" w14:textId="77777777">
      <w:pPr>
        <w:spacing w:after="0" w:line="360" w:lineRule="auto"/>
        <w:rPr>
          <w:rFonts w:ascii="Times New Roman" w:hAnsi="Times New Roman" w:eastAsia="Times New Roman"/>
          <w:b/>
          <w:bCs/>
          <w:color w:val="000000"/>
          <w:sz w:val="24"/>
          <w:szCs w:val="24"/>
          <w:lang w:eastAsia="es-EC"/>
        </w:rPr>
      </w:pPr>
      <w:r>
        <w:rPr>
          <w:rFonts w:ascii="Times New Roman" w:hAnsi="Times New Roman" w:eastAsia="Times New Roman"/>
          <w:b/>
          <w:bCs/>
          <w:color w:val="000000"/>
          <w:sz w:val="24"/>
          <w:szCs w:val="24"/>
          <w:lang w:eastAsia="es-EC"/>
        </w:rPr>
        <w:t xml:space="preserve">RESPUESTA 1 - </w:t>
      </w:r>
      <w:r w:rsidRPr="004A4161">
        <w:rPr>
          <w:rFonts w:ascii="Times New Roman" w:hAnsi="Times New Roman" w:eastAsia="Times New Roman"/>
          <w:b/>
          <w:bCs/>
          <w:color w:val="000000"/>
          <w:sz w:val="24"/>
          <w:szCs w:val="24"/>
          <w:lang w:eastAsia="es-EC"/>
        </w:rPr>
        <w:t>"Busco una opción puntual para hacer crecer un capital"</w:t>
      </w:r>
    </w:p>
    <w:p w:rsidR="00FE02E0" w:rsidP="005B6422" w:rsidRDefault="00FE02E0" w14:paraId="09589677" w14:textId="77777777">
      <w:pPr>
        <w:pStyle w:val="Prrafodelista"/>
        <w:numPr>
          <w:ilvl w:val="0"/>
          <w:numId w:val="14"/>
        </w:numPr>
        <w:spacing w:after="0" w:line="360" w:lineRule="auto"/>
        <w:jc w:val="both"/>
        <w:rPr>
          <w:rFonts w:ascii="Times New Roman" w:hAnsi="Times New Roman"/>
        </w:rPr>
      </w:pPr>
      <w:r>
        <w:rPr>
          <w:rFonts w:ascii="Times New Roman" w:hAnsi="Times New Roman"/>
        </w:rPr>
        <w:t>Al seleccionar esta opción el cliente inicia el flujo de perfilamiento para contestar preguntas para obtener un resultado que muestra el perfil/ tipo de inversionista:</w:t>
      </w:r>
    </w:p>
    <w:p w:rsidR="00FE02E0" w:rsidP="005B6422" w:rsidRDefault="00FE02E0" w14:paraId="26911B17" w14:textId="77777777">
      <w:pPr>
        <w:pStyle w:val="Prrafodelista"/>
        <w:numPr>
          <w:ilvl w:val="1"/>
          <w:numId w:val="14"/>
        </w:numPr>
        <w:spacing w:after="0" w:line="360" w:lineRule="auto"/>
        <w:jc w:val="both"/>
        <w:rPr>
          <w:rFonts w:ascii="Times New Roman" w:hAnsi="Times New Roman"/>
        </w:rPr>
      </w:pPr>
      <w:r>
        <w:rPr>
          <w:rFonts w:ascii="Times New Roman" w:hAnsi="Times New Roman"/>
        </w:rPr>
        <w:t>Las respuestas son obligatorias para poder continuar</w:t>
      </w:r>
    </w:p>
    <w:p w:rsidR="00FE02E0" w:rsidP="005B6422" w:rsidRDefault="00FE02E0" w14:paraId="27C8FC40" w14:textId="77777777">
      <w:pPr>
        <w:pStyle w:val="Prrafodelista"/>
        <w:numPr>
          <w:ilvl w:val="1"/>
          <w:numId w:val="14"/>
        </w:numPr>
        <w:spacing w:after="0" w:line="360" w:lineRule="auto"/>
        <w:jc w:val="both"/>
        <w:rPr>
          <w:rFonts w:ascii="Times New Roman" w:hAnsi="Times New Roman"/>
        </w:rPr>
      </w:pPr>
      <w:r>
        <w:rPr>
          <w:rFonts w:ascii="Times New Roman" w:hAnsi="Times New Roman"/>
        </w:rPr>
        <w:t>Se debe escoger una respuesta por cada pregunta y presionar “Siguiente”</w:t>
      </w:r>
    </w:p>
    <w:p w:rsidR="00FE02E0" w:rsidP="00FE02E0" w:rsidRDefault="00FE02E0" w14:paraId="6481F43F" w14:textId="77777777">
      <w:pPr>
        <w:spacing w:after="0" w:line="360" w:lineRule="auto"/>
        <w:rPr>
          <w:rFonts w:ascii="Times New Roman" w:hAnsi="Times New Roman"/>
        </w:rPr>
      </w:pPr>
    </w:p>
    <w:p w:rsidR="00FE02E0" w:rsidP="00FE02E0" w:rsidRDefault="00C77D24" w14:paraId="6883FC49" w14:textId="3E90B927">
      <w:pPr>
        <w:spacing w:after="0" w:line="360" w:lineRule="auto"/>
        <w:jc w:val="center"/>
        <w:rPr>
          <w:rFonts w:ascii="Times New Roman" w:hAnsi="Times New Roman"/>
        </w:rPr>
      </w:pPr>
      <w:r w:rsidRPr="00C77D24">
        <w:rPr>
          <w:rFonts w:ascii="Times New Roman" w:hAnsi="Times New Roman"/>
          <w:noProof/>
        </w:rPr>
        <w:drawing>
          <wp:inline distT="0" distB="0" distL="0" distR="0" wp14:anchorId="511BE91B" wp14:editId="3401654E">
            <wp:extent cx="5612130" cy="3966845"/>
            <wp:effectExtent l="19050" t="19050" r="26670" b="14605"/>
            <wp:docPr id="5319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7600" name=""/>
                    <pic:cNvPicPr/>
                  </pic:nvPicPr>
                  <pic:blipFill>
                    <a:blip r:embed="rId29"/>
                    <a:stretch>
                      <a:fillRect/>
                    </a:stretch>
                  </pic:blipFill>
                  <pic:spPr>
                    <a:xfrm>
                      <a:off x="0" y="0"/>
                      <a:ext cx="5612130" cy="3966845"/>
                    </a:xfrm>
                    <a:prstGeom prst="rect">
                      <a:avLst/>
                    </a:prstGeom>
                    <a:ln w="6350">
                      <a:solidFill>
                        <a:schemeClr val="tx1"/>
                      </a:solidFill>
                    </a:ln>
                  </pic:spPr>
                </pic:pic>
              </a:graphicData>
            </a:graphic>
          </wp:inline>
        </w:drawing>
      </w:r>
    </w:p>
    <w:p w:rsidR="00FE02E0" w:rsidP="00FE02E0" w:rsidRDefault="00FE02E0" w14:paraId="2A726FD6" w14:textId="77777777">
      <w:pPr>
        <w:spacing w:after="0" w:line="360" w:lineRule="auto"/>
        <w:rPr>
          <w:rFonts w:ascii="Times New Roman" w:hAnsi="Times New Roman"/>
        </w:rPr>
      </w:pPr>
    </w:p>
    <w:p w:rsidR="00FE02E0" w:rsidP="00FE02E0" w:rsidRDefault="005B52BD" w14:paraId="5D0F5057" w14:textId="3F095795">
      <w:pPr>
        <w:spacing w:after="0" w:line="360" w:lineRule="auto"/>
        <w:jc w:val="center"/>
        <w:rPr>
          <w:rFonts w:ascii="Times New Roman" w:hAnsi="Times New Roman"/>
        </w:rPr>
      </w:pPr>
      <w:r w:rsidRPr="005B52BD">
        <w:rPr>
          <w:rFonts w:ascii="Times New Roman" w:hAnsi="Times New Roman"/>
          <w:noProof/>
        </w:rPr>
        <w:drawing>
          <wp:inline distT="0" distB="0" distL="0" distR="0" wp14:anchorId="6471D40E" wp14:editId="4F177F89">
            <wp:extent cx="5612130" cy="3980180"/>
            <wp:effectExtent l="19050" t="19050" r="26670" b="20320"/>
            <wp:docPr id="181707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72546" name=""/>
                    <pic:cNvPicPr/>
                  </pic:nvPicPr>
                  <pic:blipFill>
                    <a:blip r:embed="rId30"/>
                    <a:stretch>
                      <a:fillRect/>
                    </a:stretch>
                  </pic:blipFill>
                  <pic:spPr>
                    <a:xfrm>
                      <a:off x="0" y="0"/>
                      <a:ext cx="5612130" cy="3980180"/>
                    </a:xfrm>
                    <a:prstGeom prst="rect">
                      <a:avLst/>
                    </a:prstGeom>
                    <a:ln w="6350">
                      <a:solidFill>
                        <a:schemeClr val="tx1"/>
                      </a:solidFill>
                    </a:ln>
                  </pic:spPr>
                </pic:pic>
              </a:graphicData>
            </a:graphic>
          </wp:inline>
        </w:drawing>
      </w:r>
    </w:p>
    <w:p w:rsidR="005B52BD" w:rsidP="00FE02E0" w:rsidRDefault="005B52BD" w14:paraId="53FB01BD" w14:textId="16215425">
      <w:pPr>
        <w:spacing w:after="0" w:line="360" w:lineRule="auto"/>
        <w:jc w:val="center"/>
        <w:rPr>
          <w:rFonts w:ascii="Times New Roman" w:hAnsi="Times New Roman"/>
        </w:rPr>
      </w:pPr>
      <w:r w:rsidRPr="005B52BD">
        <w:rPr>
          <w:rFonts w:ascii="Times New Roman" w:hAnsi="Times New Roman"/>
          <w:noProof/>
        </w:rPr>
        <w:drawing>
          <wp:inline distT="0" distB="0" distL="0" distR="0" wp14:anchorId="17A5BDFA" wp14:editId="20474AAC">
            <wp:extent cx="5612130" cy="4022090"/>
            <wp:effectExtent l="19050" t="19050" r="26670" b="16510"/>
            <wp:docPr id="197136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0996" name=""/>
                    <pic:cNvPicPr/>
                  </pic:nvPicPr>
                  <pic:blipFill>
                    <a:blip r:embed="rId31"/>
                    <a:stretch>
                      <a:fillRect/>
                    </a:stretch>
                  </pic:blipFill>
                  <pic:spPr>
                    <a:xfrm>
                      <a:off x="0" y="0"/>
                      <a:ext cx="5612130" cy="4022090"/>
                    </a:xfrm>
                    <a:prstGeom prst="rect">
                      <a:avLst/>
                    </a:prstGeom>
                    <a:ln w="6350">
                      <a:solidFill>
                        <a:schemeClr val="tx1"/>
                      </a:solidFill>
                    </a:ln>
                  </pic:spPr>
                </pic:pic>
              </a:graphicData>
            </a:graphic>
          </wp:inline>
        </w:drawing>
      </w:r>
    </w:p>
    <w:p w:rsidR="005B52BD" w:rsidP="00FE02E0" w:rsidRDefault="007146DC" w14:paraId="30251AD6" w14:textId="27B2B49D">
      <w:pPr>
        <w:spacing w:after="0" w:line="360" w:lineRule="auto"/>
        <w:jc w:val="center"/>
        <w:rPr>
          <w:rFonts w:ascii="Times New Roman" w:hAnsi="Times New Roman"/>
        </w:rPr>
      </w:pPr>
      <w:r w:rsidRPr="007146DC">
        <w:rPr>
          <w:rFonts w:ascii="Times New Roman" w:hAnsi="Times New Roman"/>
          <w:noProof/>
        </w:rPr>
        <w:drawing>
          <wp:inline distT="0" distB="0" distL="0" distR="0" wp14:anchorId="0DC7BA8A" wp14:editId="5DBCBE0A">
            <wp:extent cx="5612130" cy="3983355"/>
            <wp:effectExtent l="19050" t="19050" r="26670" b="17145"/>
            <wp:docPr id="154192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8273" name=""/>
                    <pic:cNvPicPr/>
                  </pic:nvPicPr>
                  <pic:blipFill>
                    <a:blip r:embed="rId32"/>
                    <a:stretch>
                      <a:fillRect/>
                    </a:stretch>
                  </pic:blipFill>
                  <pic:spPr>
                    <a:xfrm>
                      <a:off x="0" y="0"/>
                      <a:ext cx="5612130" cy="3983355"/>
                    </a:xfrm>
                    <a:prstGeom prst="rect">
                      <a:avLst/>
                    </a:prstGeom>
                    <a:ln w="6350">
                      <a:solidFill>
                        <a:schemeClr val="tx1"/>
                      </a:solidFill>
                    </a:ln>
                  </pic:spPr>
                </pic:pic>
              </a:graphicData>
            </a:graphic>
          </wp:inline>
        </w:drawing>
      </w:r>
    </w:p>
    <w:p w:rsidR="0074523A" w:rsidP="00FE02E0" w:rsidRDefault="0074523A" w14:paraId="2945C06E" w14:textId="1EB446B5">
      <w:pPr>
        <w:spacing w:after="0" w:line="360" w:lineRule="auto"/>
        <w:jc w:val="center"/>
        <w:rPr>
          <w:rFonts w:ascii="Times New Roman" w:hAnsi="Times New Roman"/>
        </w:rPr>
      </w:pPr>
      <w:r w:rsidRPr="0074523A">
        <w:rPr>
          <w:rFonts w:ascii="Times New Roman" w:hAnsi="Times New Roman"/>
          <w:noProof/>
        </w:rPr>
        <w:drawing>
          <wp:inline distT="0" distB="0" distL="0" distR="0" wp14:anchorId="05094AAD" wp14:editId="43F13768">
            <wp:extent cx="5612130" cy="4026535"/>
            <wp:effectExtent l="19050" t="19050" r="26670" b="12065"/>
            <wp:docPr id="2053907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07446" name=""/>
                    <pic:cNvPicPr/>
                  </pic:nvPicPr>
                  <pic:blipFill>
                    <a:blip r:embed="rId33"/>
                    <a:stretch>
                      <a:fillRect/>
                    </a:stretch>
                  </pic:blipFill>
                  <pic:spPr>
                    <a:xfrm>
                      <a:off x="0" y="0"/>
                      <a:ext cx="5612130" cy="4026535"/>
                    </a:xfrm>
                    <a:prstGeom prst="rect">
                      <a:avLst/>
                    </a:prstGeom>
                    <a:ln w="6350">
                      <a:solidFill>
                        <a:schemeClr val="tx1"/>
                      </a:solidFill>
                    </a:ln>
                  </pic:spPr>
                </pic:pic>
              </a:graphicData>
            </a:graphic>
          </wp:inline>
        </w:drawing>
      </w:r>
    </w:p>
    <w:p w:rsidR="00D7305C" w:rsidP="00FE02E0" w:rsidRDefault="00D7305C" w14:paraId="6719D067" w14:textId="7B394C4E">
      <w:pPr>
        <w:spacing w:after="0" w:line="360" w:lineRule="auto"/>
        <w:jc w:val="center"/>
        <w:rPr>
          <w:rFonts w:ascii="Times New Roman" w:hAnsi="Times New Roman"/>
        </w:rPr>
      </w:pPr>
      <w:r w:rsidRPr="00D7305C">
        <w:rPr>
          <w:rFonts w:ascii="Times New Roman" w:hAnsi="Times New Roman"/>
          <w:noProof/>
        </w:rPr>
        <w:drawing>
          <wp:inline distT="0" distB="0" distL="0" distR="0" wp14:anchorId="60315215" wp14:editId="21D5BFC0">
            <wp:extent cx="5612130" cy="3964940"/>
            <wp:effectExtent l="19050" t="19050" r="26670" b="16510"/>
            <wp:docPr id="858308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08605" name=""/>
                    <pic:cNvPicPr/>
                  </pic:nvPicPr>
                  <pic:blipFill>
                    <a:blip r:embed="rId34"/>
                    <a:stretch>
                      <a:fillRect/>
                    </a:stretch>
                  </pic:blipFill>
                  <pic:spPr>
                    <a:xfrm>
                      <a:off x="0" y="0"/>
                      <a:ext cx="5612130" cy="3964940"/>
                    </a:xfrm>
                    <a:prstGeom prst="rect">
                      <a:avLst/>
                    </a:prstGeom>
                    <a:ln w="6350">
                      <a:solidFill>
                        <a:schemeClr val="tx1"/>
                      </a:solidFill>
                    </a:ln>
                  </pic:spPr>
                </pic:pic>
              </a:graphicData>
            </a:graphic>
          </wp:inline>
        </w:drawing>
      </w:r>
    </w:p>
    <w:p w:rsidR="00D7305C" w:rsidP="00FE02E0" w:rsidRDefault="00411C1A" w14:paraId="04831766" w14:textId="410855EB">
      <w:pPr>
        <w:spacing w:after="0" w:line="360" w:lineRule="auto"/>
        <w:jc w:val="center"/>
        <w:rPr>
          <w:rFonts w:ascii="Times New Roman" w:hAnsi="Times New Roman"/>
        </w:rPr>
      </w:pPr>
      <w:r w:rsidRPr="00411C1A">
        <w:rPr>
          <w:rFonts w:ascii="Times New Roman" w:hAnsi="Times New Roman"/>
          <w:noProof/>
        </w:rPr>
        <w:drawing>
          <wp:inline distT="0" distB="0" distL="0" distR="0" wp14:anchorId="77D4F9ED" wp14:editId="0200A297">
            <wp:extent cx="5612130" cy="3984625"/>
            <wp:effectExtent l="19050" t="19050" r="26670" b="15875"/>
            <wp:docPr id="199421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16021" name=""/>
                    <pic:cNvPicPr/>
                  </pic:nvPicPr>
                  <pic:blipFill>
                    <a:blip r:embed="rId35"/>
                    <a:stretch>
                      <a:fillRect/>
                    </a:stretch>
                  </pic:blipFill>
                  <pic:spPr>
                    <a:xfrm>
                      <a:off x="0" y="0"/>
                      <a:ext cx="5612130" cy="3984625"/>
                    </a:xfrm>
                    <a:prstGeom prst="rect">
                      <a:avLst/>
                    </a:prstGeom>
                    <a:ln w="6350">
                      <a:solidFill>
                        <a:schemeClr val="tx1"/>
                      </a:solidFill>
                    </a:ln>
                  </pic:spPr>
                </pic:pic>
              </a:graphicData>
            </a:graphic>
          </wp:inline>
        </w:drawing>
      </w:r>
    </w:p>
    <w:p w:rsidR="00411C1A" w:rsidP="00FE02E0" w:rsidRDefault="00411C1A" w14:paraId="21DB8BD3" w14:textId="54918ACC">
      <w:pPr>
        <w:spacing w:after="0" w:line="360" w:lineRule="auto"/>
        <w:jc w:val="center"/>
        <w:rPr>
          <w:rFonts w:ascii="Times New Roman" w:hAnsi="Times New Roman"/>
        </w:rPr>
      </w:pPr>
      <w:r w:rsidRPr="00411C1A">
        <w:rPr>
          <w:rFonts w:ascii="Times New Roman" w:hAnsi="Times New Roman"/>
          <w:noProof/>
        </w:rPr>
        <w:drawing>
          <wp:inline distT="0" distB="0" distL="0" distR="0" wp14:anchorId="6E869690" wp14:editId="1CDF4BCC">
            <wp:extent cx="5612130" cy="3977005"/>
            <wp:effectExtent l="19050" t="19050" r="26670" b="23495"/>
            <wp:docPr id="24216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0752" name=""/>
                    <pic:cNvPicPr/>
                  </pic:nvPicPr>
                  <pic:blipFill>
                    <a:blip r:embed="rId36"/>
                    <a:stretch>
                      <a:fillRect/>
                    </a:stretch>
                  </pic:blipFill>
                  <pic:spPr>
                    <a:xfrm>
                      <a:off x="0" y="0"/>
                      <a:ext cx="5612130" cy="3977005"/>
                    </a:xfrm>
                    <a:prstGeom prst="rect">
                      <a:avLst/>
                    </a:prstGeom>
                    <a:ln w="6350">
                      <a:solidFill>
                        <a:schemeClr val="tx1"/>
                      </a:solidFill>
                    </a:ln>
                  </pic:spPr>
                </pic:pic>
              </a:graphicData>
            </a:graphic>
          </wp:inline>
        </w:drawing>
      </w:r>
    </w:p>
    <w:p w:rsidR="00411C1A" w:rsidP="00FE02E0" w:rsidRDefault="002F420C" w14:paraId="43FF2A4B" w14:textId="19906C54">
      <w:pPr>
        <w:spacing w:after="0" w:line="360" w:lineRule="auto"/>
        <w:jc w:val="center"/>
        <w:rPr>
          <w:rFonts w:ascii="Times New Roman" w:hAnsi="Times New Roman"/>
        </w:rPr>
      </w:pPr>
      <w:r w:rsidRPr="002F420C">
        <w:rPr>
          <w:rFonts w:ascii="Times New Roman" w:hAnsi="Times New Roman"/>
          <w:noProof/>
        </w:rPr>
        <w:drawing>
          <wp:inline distT="0" distB="0" distL="0" distR="0" wp14:anchorId="5498932E" wp14:editId="64455812">
            <wp:extent cx="5612130" cy="4011295"/>
            <wp:effectExtent l="19050" t="19050" r="26670" b="27305"/>
            <wp:docPr id="109183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3052" name=""/>
                    <pic:cNvPicPr/>
                  </pic:nvPicPr>
                  <pic:blipFill>
                    <a:blip r:embed="rId37"/>
                    <a:stretch>
                      <a:fillRect/>
                    </a:stretch>
                  </pic:blipFill>
                  <pic:spPr>
                    <a:xfrm>
                      <a:off x="0" y="0"/>
                      <a:ext cx="5612130" cy="4011295"/>
                    </a:xfrm>
                    <a:prstGeom prst="rect">
                      <a:avLst/>
                    </a:prstGeom>
                    <a:ln w="6350">
                      <a:solidFill>
                        <a:schemeClr val="tx1"/>
                      </a:solidFill>
                    </a:ln>
                  </pic:spPr>
                </pic:pic>
              </a:graphicData>
            </a:graphic>
          </wp:inline>
        </w:drawing>
      </w:r>
    </w:p>
    <w:p w:rsidR="00FE02E0" w:rsidP="00FE02E0" w:rsidRDefault="00FE02E0" w14:paraId="2F89F445" w14:textId="77777777">
      <w:pPr>
        <w:spacing w:after="0" w:line="360" w:lineRule="auto"/>
        <w:rPr>
          <w:rFonts w:ascii="Times New Roman" w:hAnsi="Times New Roman"/>
        </w:rPr>
      </w:pPr>
    </w:p>
    <w:p w:rsidRPr="00310FC6" w:rsidR="00FE02E0" w:rsidP="005B6422" w:rsidRDefault="00FE02E0" w14:paraId="5A6CCCA9" w14:textId="77777777">
      <w:pPr>
        <w:pStyle w:val="Prrafodelista"/>
        <w:numPr>
          <w:ilvl w:val="0"/>
          <w:numId w:val="14"/>
        </w:numPr>
        <w:spacing w:after="0" w:line="360" w:lineRule="auto"/>
        <w:jc w:val="both"/>
        <w:rPr>
          <w:rFonts w:ascii="Times New Roman" w:hAnsi="Times New Roman"/>
        </w:rPr>
      </w:pPr>
      <w:r w:rsidRPr="00310FC6">
        <w:rPr>
          <w:rFonts w:ascii="Times New Roman" w:hAnsi="Times New Roman"/>
        </w:rPr>
        <w:t>En caso de que existiese un empate se m</w:t>
      </w:r>
      <w:r>
        <w:rPr>
          <w:rFonts w:ascii="Times New Roman" w:hAnsi="Times New Roman"/>
        </w:rPr>
        <w:t>ostrarán</w:t>
      </w:r>
      <w:r w:rsidRPr="00310FC6">
        <w:rPr>
          <w:rFonts w:ascii="Times New Roman" w:hAnsi="Times New Roman"/>
        </w:rPr>
        <w:t xml:space="preserve"> preguntas</w:t>
      </w:r>
      <w:r>
        <w:rPr>
          <w:rFonts w:ascii="Times New Roman" w:hAnsi="Times New Roman"/>
        </w:rPr>
        <w:t xml:space="preserve"> adicionales para lograr el desempate y generar el resultado </w:t>
      </w:r>
      <w:r w:rsidRPr="00C66E88">
        <w:rPr>
          <w:rFonts w:ascii="Times New Roman" w:hAnsi="Times New Roman"/>
          <w:b/>
          <w:bCs/>
        </w:rPr>
        <w:t>(HISTORIA DE USU</w:t>
      </w:r>
      <w:r>
        <w:rPr>
          <w:rFonts w:ascii="Times New Roman" w:hAnsi="Times New Roman"/>
          <w:b/>
          <w:bCs/>
        </w:rPr>
        <w:t>A</w:t>
      </w:r>
      <w:r w:rsidRPr="00C66E88">
        <w:rPr>
          <w:rFonts w:ascii="Times New Roman" w:hAnsi="Times New Roman"/>
          <w:b/>
          <w:bCs/>
        </w:rPr>
        <w:t xml:space="preserve">RIO </w:t>
      </w:r>
      <w:r>
        <w:rPr>
          <w:rFonts w:ascii="Times New Roman" w:hAnsi="Times New Roman"/>
          <w:b/>
          <w:bCs/>
        </w:rPr>
        <w:t>4 /5 / 6</w:t>
      </w:r>
      <w:r w:rsidRPr="00C66E88">
        <w:rPr>
          <w:rFonts w:ascii="Times New Roman" w:hAnsi="Times New Roman"/>
          <w:b/>
          <w:bCs/>
        </w:rPr>
        <w:t>)</w:t>
      </w:r>
      <w:r w:rsidRPr="00310FC6">
        <w:rPr>
          <w:rFonts w:ascii="Times New Roman" w:hAnsi="Times New Roman"/>
        </w:rPr>
        <w:t>:</w:t>
      </w:r>
    </w:p>
    <w:p w:rsidR="00FE02E0" w:rsidP="00FE02E0" w:rsidRDefault="00FE02E0" w14:paraId="1AF4682E" w14:textId="77777777">
      <w:pPr>
        <w:spacing w:after="0" w:line="360" w:lineRule="auto"/>
        <w:rPr>
          <w:rFonts w:ascii="Times New Roman" w:hAnsi="Times New Roman"/>
        </w:rPr>
      </w:pPr>
    </w:p>
    <w:p w:rsidR="00FE02E0" w:rsidP="00FE02E0" w:rsidRDefault="008175F1" w14:paraId="2D4D7F0F" w14:textId="0450C826">
      <w:pPr>
        <w:spacing w:after="0" w:line="360" w:lineRule="auto"/>
        <w:jc w:val="center"/>
        <w:rPr>
          <w:rFonts w:ascii="Times New Roman" w:hAnsi="Times New Roman"/>
        </w:rPr>
      </w:pPr>
      <w:r w:rsidRPr="008175F1">
        <w:rPr>
          <w:rFonts w:ascii="Times New Roman" w:hAnsi="Times New Roman"/>
          <w:noProof/>
        </w:rPr>
        <w:drawing>
          <wp:inline distT="0" distB="0" distL="0" distR="0" wp14:anchorId="2A1B142D" wp14:editId="56E72163">
            <wp:extent cx="5612130" cy="4020820"/>
            <wp:effectExtent l="19050" t="19050" r="26670" b="17780"/>
            <wp:docPr id="127851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6716" name=""/>
                    <pic:cNvPicPr/>
                  </pic:nvPicPr>
                  <pic:blipFill>
                    <a:blip r:embed="rId38"/>
                    <a:stretch>
                      <a:fillRect/>
                    </a:stretch>
                  </pic:blipFill>
                  <pic:spPr>
                    <a:xfrm>
                      <a:off x="0" y="0"/>
                      <a:ext cx="5612130" cy="4020820"/>
                    </a:xfrm>
                    <a:prstGeom prst="rect">
                      <a:avLst/>
                    </a:prstGeom>
                    <a:ln w="6350">
                      <a:solidFill>
                        <a:schemeClr val="tx1"/>
                      </a:solidFill>
                    </a:ln>
                  </pic:spPr>
                </pic:pic>
              </a:graphicData>
            </a:graphic>
          </wp:inline>
        </w:drawing>
      </w:r>
    </w:p>
    <w:p w:rsidR="009C065B" w:rsidP="00FE02E0" w:rsidRDefault="00B37B9B" w14:paraId="74C91919" w14:textId="3B05D27A">
      <w:pPr>
        <w:spacing w:after="0" w:line="360" w:lineRule="auto"/>
        <w:jc w:val="center"/>
        <w:rPr>
          <w:rFonts w:ascii="Times New Roman" w:hAnsi="Times New Roman"/>
        </w:rPr>
      </w:pPr>
      <w:r w:rsidRPr="00B37B9B">
        <w:rPr>
          <w:rFonts w:ascii="Times New Roman" w:hAnsi="Times New Roman"/>
          <w:noProof/>
        </w:rPr>
        <w:drawing>
          <wp:inline distT="0" distB="0" distL="0" distR="0" wp14:anchorId="6968778C" wp14:editId="0F0CE0DF">
            <wp:extent cx="5612130" cy="4062730"/>
            <wp:effectExtent l="19050" t="19050" r="26670" b="13970"/>
            <wp:docPr id="2071486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6034" name=""/>
                    <pic:cNvPicPr/>
                  </pic:nvPicPr>
                  <pic:blipFill>
                    <a:blip r:embed="rId39"/>
                    <a:stretch>
                      <a:fillRect/>
                    </a:stretch>
                  </pic:blipFill>
                  <pic:spPr>
                    <a:xfrm>
                      <a:off x="0" y="0"/>
                      <a:ext cx="5612130" cy="4062730"/>
                    </a:xfrm>
                    <a:prstGeom prst="rect">
                      <a:avLst/>
                    </a:prstGeom>
                    <a:ln w="6350">
                      <a:solidFill>
                        <a:schemeClr val="tx1"/>
                      </a:solidFill>
                    </a:ln>
                  </pic:spPr>
                </pic:pic>
              </a:graphicData>
            </a:graphic>
          </wp:inline>
        </w:drawing>
      </w:r>
    </w:p>
    <w:p w:rsidR="0072606B" w:rsidP="00E327DC" w:rsidRDefault="0072606B" w14:paraId="3D26D140" w14:textId="6B567484">
      <w:pPr>
        <w:pStyle w:val="Prrafodelista"/>
        <w:spacing w:after="0" w:line="360" w:lineRule="auto"/>
        <w:rPr>
          <w:rFonts w:ascii="Times New Roman" w:hAnsi="Times New Roman"/>
        </w:rPr>
      </w:pPr>
      <w:r w:rsidRPr="002526DF">
        <w:rPr>
          <w:rFonts w:ascii="Times New Roman" w:hAnsi="Times New Roman"/>
        </w:rPr>
        <w:t xml:space="preserve">    </w:t>
      </w:r>
    </w:p>
    <w:p w:rsidR="005557CA" w:rsidP="00E327DC" w:rsidRDefault="005557CA" w14:paraId="5709E60F" w14:textId="77777777">
      <w:pPr>
        <w:pStyle w:val="Prrafodelista"/>
        <w:spacing w:after="0" w:line="360" w:lineRule="auto"/>
        <w:rPr>
          <w:rFonts w:ascii="Times New Roman" w:hAnsi="Times New Roman"/>
        </w:rPr>
      </w:pPr>
    </w:p>
    <w:p w:rsidRPr="00DA30F3" w:rsidR="005557CA" w:rsidP="00DA30F3" w:rsidRDefault="005557CA" w14:paraId="3F0F27BE" w14:textId="5CD45ACF">
      <w:pPr>
        <w:spacing w:after="0" w:line="360" w:lineRule="auto"/>
        <w:rPr>
          <w:rFonts w:ascii="Times New Roman" w:hAnsi="Times New Roman"/>
        </w:rPr>
      </w:pPr>
      <w:r w:rsidRPr="005557CA">
        <w:drawing>
          <wp:inline distT="0" distB="0" distL="0" distR="0" wp14:anchorId="59AC9203" wp14:editId="689EF90B">
            <wp:extent cx="5612130" cy="4014470"/>
            <wp:effectExtent l="0" t="0" r="7620" b="5080"/>
            <wp:docPr id="1640244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606" name=""/>
                    <pic:cNvPicPr/>
                  </pic:nvPicPr>
                  <pic:blipFill>
                    <a:blip r:embed="rId40"/>
                    <a:stretch>
                      <a:fillRect/>
                    </a:stretch>
                  </pic:blipFill>
                  <pic:spPr>
                    <a:xfrm>
                      <a:off x="0" y="0"/>
                      <a:ext cx="5612130" cy="4014470"/>
                    </a:xfrm>
                    <a:prstGeom prst="rect">
                      <a:avLst/>
                    </a:prstGeom>
                  </pic:spPr>
                </pic:pic>
              </a:graphicData>
            </a:graphic>
          </wp:inline>
        </w:drawing>
      </w:r>
    </w:p>
    <w:p w:rsidR="00E327DC" w:rsidP="00FE02E0" w:rsidRDefault="00E327DC" w14:paraId="526A90D6" w14:textId="77777777">
      <w:pPr>
        <w:spacing w:after="0" w:line="360" w:lineRule="auto"/>
        <w:jc w:val="center"/>
        <w:rPr>
          <w:rFonts w:ascii="Times New Roman" w:hAnsi="Times New Roman"/>
        </w:rPr>
      </w:pPr>
    </w:p>
    <w:p w:rsidR="00E327DC" w:rsidP="00FE02E0" w:rsidRDefault="005C30EF" w14:paraId="7A81F012" w14:textId="75D82F53">
      <w:pPr>
        <w:spacing w:after="0" w:line="360" w:lineRule="auto"/>
        <w:jc w:val="center"/>
        <w:rPr>
          <w:rFonts w:ascii="Times New Roman" w:hAnsi="Times New Roman"/>
        </w:rPr>
      </w:pPr>
      <w:r w:rsidRPr="005C30EF">
        <w:rPr>
          <w:rFonts w:ascii="Times New Roman" w:hAnsi="Times New Roman"/>
        </w:rPr>
        <w:drawing>
          <wp:inline distT="0" distB="0" distL="0" distR="0" wp14:anchorId="019C72BA" wp14:editId="549A7FA9">
            <wp:extent cx="5612130" cy="3818890"/>
            <wp:effectExtent l="0" t="0" r="7620" b="0"/>
            <wp:docPr id="6034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478" name=""/>
                    <pic:cNvPicPr/>
                  </pic:nvPicPr>
                  <pic:blipFill>
                    <a:blip r:embed="rId41"/>
                    <a:stretch>
                      <a:fillRect/>
                    </a:stretch>
                  </pic:blipFill>
                  <pic:spPr>
                    <a:xfrm>
                      <a:off x="0" y="0"/>
                      <a:ext cx="5612130" cy="3818890"/>
                    </a:xfrm>
                    <a:prstGeom prst="rect">
                      <a:avLst/>
                    </a:prstGeom>
                  </pic:spPr>
                </pic:pic>
              </a:graphicData>
            </a:graphic>
          </wp:inline>
        </w:drawing>
      </w:r>
    </w:p>
    <w:p w:rsidR="00E327DC" w:rsidP="00FE02E0" w:rsidRDefault="00E327DC" w14:paraId="6F81C72B" w14:textId="77777777">
      <w:pPr>
        <w:spacing w:after="0" w:line="360" w:lineRule="auto"/>
        <w:jc w:val="center"/>
        <w:rPr>
          <w:rFonts w:ascii="Times New Roman" w:hAnsi="Times New Roman"/>
        </w:rPr>
      </w:pPr>
    </w:p>
    <w:p w:rsidR="0072606B" w:rsidP="00FE02E0" w:rsidRDefault="0072606B" w14:paraId="59195D8D" w14:textId="14CDFE71">
      <w:pPr>
        <w:spacing w:after="0" w:line="360" w:lineRule="auto"/>
        <w:jc w:val="center"/>
        <w:rPr>
          <w:rFonts w:ascii="Times New Roman" w:hAnsi="Times New Roman"/>
        </w:rPr>
      </w:pPr>
    </w:p>
    <w:p w:rsidR="00B37B9B" w:rsidP="00FE02E0" w:rsidRDefault="00273188" w14:paraId="71699C3A" w14:textId="3529614D">
      <w:pPr>
        <w:spacing w:after="0" w:line="360" w:lineRule="auto"/>
        <w:jc w:val="center"/>
        <w:rPr>
          <w:rFonts w:ascii="Times New Roman" w:hAnsi="Times New Roman"/>
        </w:rPr>
      </w:pPr>
      <w:r w:rsidRPr="00273188">
        <w:rPr>
          <w:rFonts w:ascii="Times New Roman" w:hAnsi="Times New Roman"/>
          <w:noProof/>
        </w:rPr>
        <w:drawing>
          <wp:anchor distT="0" distB="0" distL="114300" distR="114300" simplePos="0" relativeHeight="251650560" behindDoc="0" locked="0" layoutInCell="1" allowOverlap="1" wp14:anchorId="7CCF506A" wp14:editId="3E878D12">
            <wp:simplePos x="0" y="0"/>
            <wp:positionH relativeFrom="column">
              <wp:posOffset>2028825</wp:posOffset>
            </wp:positionH>
            <wp:positionV relativeFrom="paragraph">
              <wp:posOffset>3348355</wp:posOffset>
            </wp:positionV>
            <wp:extent cx="2362530" cy="295316"/>
            <wp:effectExtent l="0" t="0" r="0" b="9525"/>
            <wp:wrapNone/>
            <wp:docPr id="1635077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778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p>
    <w:p w:rsidR="00CF10D1" w:rsidP="00FE02E0" w:rsidRDefault="00CF10D1" w14:paraId="127BD852" w14:textId="7BB1A336">
      <w:pPr>
        <w:spacing w:after="0" w:line="360" w:lineRule="auto"/>
        <w:jc w:val="center"/>
        <w:rPr>
          <w:rFonts w:ascii="Times New Roman" w:hAnsi="Times New Roman"/>
        </w:rPr>
      </w:pPr>
    </w:p>
    <w:p w:rsidR="00283F6C" w:rsidP="00FE02E0" w:rsidRDefault="00273188" w14:paraId="0779DACB" w14:textId="34DDA5BE">
      <w:pPr>
        <w:spacing w:after="0" w:line="360" w:lineRule="auto"/>
        <w:jc w:val="center"/>
        <w:rPr>
          <w:rFonts w:ascii="Times New Roman" w:hAnsi="Times New Roman"/>
        </w:rPr>
      </w:pPr>
      <w:r w:rsidRPr="00273188">
        <w:rPr>
          <w:rFonts w:ascii="Times New Roman" w:hAnsi="Times New Roman"/>
          <w:noProof/>
        </w:rPr>
        <w:drawing>
          <wp:anchor distT="0" distB="0" distL="114300" distR="114300" simplePos="0" relativeHeight="251653632" behindDoc="0" locked="0" layoutInCell="1" allowOverlap="1" wp14:anchorId="31810B89" wp14:editId="362C4211">
            <wp:simplePos x="0" y="0"/>
            <wp:positionH relativeFrom="column">
              <wp:posOffset>1899285</wp:posOffset>
            </wp:positionH>
            <wp:positionV relativeFrom="paragraph">
              <wp:posOffset>3013075</wp:posOffset>
            </wp:positionV>
            <wp:extent cx="2362530" cy="295316"/>
            <wp:effectExtent l="0" t="0" r="0" b="9525"/>
            <wp:wrapNone/>
            <wp:docPr id="1864308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856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p>
    <w:p w:rsidR="005A63C2" w:rsidP="00FE02E0" w:rsidRDefault="005A63C2" w14:paraId="3EBE2AC9" w14:textId="176ED3C9">
      <w:pPr>
        <w:spacing w:after="0" w:line="360" w:lineRule="auto"/>
        <w:jc w:val="center"/>
        <w:rPr>
          <w:rFonts w:ascii="Times New Roman" w:hAnsi="Times New Roman"/>
        </w:rPr>
      </w:pPr>
    </w:p>
    <w:p w:rsidR="00930F5D" w:rsidP="00FE02E0" w:rsidRDefault="00930F5D" w14:paraId="5D438338" w14:textId="200CD62A">
      <w:pPr>
        <w:spacing w:after="0" w:line="360" w:lineRule="auto"/>
        <w:jc w:val="center"/>
        <w:rPr>
          <w:rFonts w:ascii="Times New Roman" w:hAnsi="Times New Roman"/>
        </w:rPr>
      </w:pPr>
    </w:p>
    <w:p w:rsidR="00283F6C" w:rsidP="00FE02E0" w:rsidRDefault="003E2191" w14:paraId="5AB65D8D" w14:textId="3C2F465D">
      <w:pPr>
        <w:spacing w:after="0" w:line="360" w:lineRule="auto"/>
        <w:jc w:val="center"/>
        <w:rPr>
          <w:rFonts w:ascii="Times New Roman" w:hAnsi="Times New Roman"/>
        </w:rPr>
      </w:pPr>
      <w:r w:rsidRPr="003E2191">
        <w:rPr>
          <w:rFonts w:ascii="Times New Roman" w:hAnsi="Times New Roman"/>
        </w:rPr>
        <w:drawing>
          <wp:inline distT="0" distB="0" distL="0" distR="0" wp14:anchorId="15229568" wp14:editId="7CAB3287">
            <wp:extent cx="5428182" cy="4047490"/>
            <wp:effectExtent l="0" t="0" r="1270" b="0"/>
            <wp:docPr id="199232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517" name=""/>
                    <pic:cNvPicPr/>
                  </pic:nvPicPr>
                  <pic:blipFill>
                    <a:blip r:embed="rId43"/>
                    <a:stretch>
                      <a:fillRect/>
                    </a:stretch>
                  </pic:blipFill>
                  <pic:spPr>
                    <a:xfrm>
                      <a:off x="0" y="0"/>
                      <a:ext cx="5429887" cy="4048761"/>
                    </a:xfrm>
                    <a:prstGeom prst="rect">
                      <a:avLst/>
                    </a:prstGeom>
                  </pic:spPr>
                </pic:pic>
              </a:graphicData>
            </a:graphic>
          </wp:inline>
        </w:drawing>
      </w:r>
    </w:p>
    <w:p w:rsidR="00986DA0" w:rsidP="00FE02E0" w:rsidRDefault="00986DA0" w14:paraId="7A0E0DD4" w14:textId="6B1220F7">
      <w:pPr>
        <w:spacing w:after="0" w:line="360" w:lineRule="auto"/>
        <w:jc w:val="center"/>
        <w:rPr>
          <w:rFonts w:ascii="Times New Roman" w:hAnsi="Times New Roman"/>
        </w:rPr>
      </w:pPr>
    </w:p>
    <w:p w:rsidR="00FE02E0" w:rsidP="00FE02E0" w:rsidRDefault="00FE02E0" w14:paraId="0236B015" w14:textId="31DC861A">
      <w:pPr>
        <w:pStyle w:val="Prrafodelista"/>
        <w:spacing w:after="0" w:line="360" w:lineRule="auto"/>
        <w:rPr>
          <w:rFonts w:ascii="Times New Roman" w:hAnsi="Times New Roman"/>
        </w:rPr>
      </w:pPr>
    </w:p>
    <w:p w:rsidR="00FE02E0" w:rsidP="005B6422" w:rsidRDefault="00FE02E0" w14:paraId="070DC1EA" w14:textId="77777777">
      <w:pPr>
        <w:pStyle w:val="Prrafodelista"/>
        <w:numPr>
          <w:ilvl w:val="0"/>
          <w:numId w:val="14"/>
        </w:numPr>
        <w:spacing w:after="0" w:line="360" w:lineRule="auto"/>
        <w:rPr>
          <w:rFonts w:ascii="Times New Roman" w:hAnsi="Times New Roman"/>
        </w:rPr>
      </w:pPr>
      <w:r>
        <w:rPr>
          <w:rFonts w:ascii="Times New Roman" w:hAnsi="Times New Roman"/>
        </w:rPr>
        <w:t>C</w:t>
      </w:r>
      <w:r w:rsidRPr="00310FC6">
        <w:rPr>
          <w:rFonts w:ascii="Times New Roman" w:hAnsi="Times New Roman"/>
        </w:rPr>
        <w:t xml:space="preserve">aso </w:t>
      </w:r>
      <w:r>
        <w:rPr>
          <w:rFonts w:ascii="Times New Roman" w:hAnsi="Times New Roman"/>
        </w:rPr>
        <w:t xml:space="preserve">contrario se genera directamente el resultado. </w:t>
      </w:r>
    </w:p>
    <w:p w:rsidR="00FE02E0" w:rsidP="00FE02E0" w:rsidRDefault="00FE02E0" w14:paraId="5BB5B290" w14:textId="77777777">
      <w:pPr>
        <w:spacing w:after="0" w:line="360" w:lineRule="auto"/>
        <w:rPr>
          <w:rFonts w:ascii="Times New Roman" w:hAnsi="Times New Roman"/>
        </w:rPr>
      </w:pPr>
    </w:p>
    <w:p w:rsidRPr="00DA30F3" w:rsidR="003E2191" w:rsidP="003E2191" w:rsidRDefault="003E2191" w14:paraId="6CC9809D" w14:textId="77777777">
      <w:pPr>
        <w:spacing w:after="0" w:line="360" w:lineRule="auto"/>
        <w:rPr>
          <w:rFonts w:ascii="Times New Roman" w:hAnsi="Times New Roman"/>
        </w:rPr>
      </w:pPr>
      <w:r w:rsidRPr="005557CA">
        <w:drawing>
          <wp:inline distT="0" distB="0" distL="0" distR="0" wp14:anchorId="6A0B8A47" wp14:editId="57C4B669">
            <wp:extent cx="5612130" cy="4014470"/>
            <wp:effectExtent l="0" t="0" r="7620" b="5080"/>
            <wp:docPr id="398901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606" name=""/>
                    <pic:cNvPicPr/>
                  </pic:nvPicPr>
                  <pic:blipFill>
                    <a:blip r:embed="rId40"/>
                    <a:stretch>
                      <a:fillRect/>
                    </a:stretch>
                  </pic:blipFill>
                  <pic:spPr>
                    <a:xfrm>
                      <a:off x="0" y="0"/>
                      <a:ext cx="5612130" cy="4014470"/>
                    </a:xfrm>
                    <a:prstGeom prst="rect">
                      <a:avLst/>
                    </a:prstGeom>
                  </pic:spPr>
                </pic:pic>
              </a:graphicData>
            </a:graphic>
          </wp:inline>
        </w:drawing>
      </w:r>
    </w:p>
    <w:p w:rsidR="003E2191" w:rsidP="003E2191" w:rsidRDefault="003E2191" w14:paraId="0957FE53" w14:textId="77777777">
      <w:pPr>
        <w:spacing w:after="0" w:line="360" w:lineRule="auto"/>
        <w:jc w:val="center"/>
        <w:rPr>
          <w:rFonts w:ascii="Times New Roman" w:hAnsi="Times New Roman"/>
        </w:rPr>
      </w:pPr>
    </w:p>
    <w:p w:rsidR="003E2191" w:rsidP="003E2191" w:rsidRDefault="003E2191" w14:paraId="0FC4703A" w14:textId="77777777">
      <w:pPr>
        <w:spacing w:after="0" w:line="360" w:lineRule="auto"/>
        <w:jc w:val="center"/>
        <w:rPr>
          <w:rFonts w:ascii="Times New Roman" w:hAnsi="Times New Roman"/>
        </w:rPr>
      </w:pPr>
      <w:r w:rsidRPr="005C30EF">
        <w:rPr>
          <w:rFonts w:ascii="Times New Roman" w:hAnsi="Times New Roman"/>
        </w:rPr>
        <w:drawing>
          <wp:inline distT="0" distB="0" distL="0" distR="0" wp14:anchorId="3096B436" wp14:editId="208C3BD5">
            <wp:extent cx="5612130" cy="3818890"/>
            <wp:effectExtent l="0" t="0" r="7620" b="0"/>
            <wp:docPr id="129421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478" name=""/>
                    <pic:cNvPicPr/>
                  </pic:nvPicPr>
                  <pic:blipFill>
                    <a:blip r:embed="rId41"/>
                    <a:stretch>
                      <a:fillRect/>
                    </a:stretch>
                  </pic:blipFill>
                  <pic:spPr>
                    <a:xfrm>
                      <a:off x="0" y="0"/>
                      <a:ext cx="5612130" cy="3818890"/>
                    </a:xfrm>
                    <a:prstGeom prst="rect">
                      <a:avLst/>
                    </a:prstGeom>
                  </pic:spPr>
                </pic:pic>
              </a:graphicData>
            </a:graphic>
          </wp:inline>
        </w:drawing>
      </w:r>
    </w:p>
    <w:p w:rsidR="003E2191" w:rsidP="003E2191" w:rsidRDefault="003E2191" w14:paraId="7E120BC7" w14:textId="77777777">
      <w:pPr>
        <w:spacing w:after="0" w:line="360" w:lineRule="auto"/>
        <w:jc w:val="center"/>
        <w:rPr>
          <w:rFonts w:ascii="Times New Roman" w:hAnsi="Times New Roman"/>
        </w:rPr>
      </w:pPr>
    </w:p>
    <w:p w:rsidR="003E2191" w:rsidP="003E2191" w:rsidRDefault="003E2191" w14:paraId="155ABFAA" w14:textId="77777777">
      <w:pPr>
        <w:spacing w:after="0" w:line="360" w:lineRule="auto"/>
        <w:jc w:val="center"/>
        <w:rPr>
          <w:rFonts w:ascii="Times New Roman" w:hAnsi="Times New Roman"/>
        </w:rPr>
      </w:pPr>
    </w:p>
    <w:p w:rsidR="003E2191" w:rsidP="003E2191" w:rsidRDefault="003E2191" w14:paraId="5577A5A9" w14:textId="77777777">
      <w:pPr>
        <w:spacing w:after="0" w:line="360" w:lineRule="auto"/>
        <w:jc w:val="center"/>
        <w:rPr>
          <w:rFonts w:ascii="Times New Roman" w:hAnsi="Times New Roman"/>
        </w:rPr>
      </w:pPr>
      <w:r w:rsidRPr="00273188">
        <w:rPr>
          <w:rFonts w:ascii="Times New Roman" w:hAnsi="Times New Roman"/>
          <w:noProof/>
        </w:rPr>
        <w:drawing>
          <wp:anchor distT="0" distB="0" distL="114300" distR="114300" simplePos="0" relativeHeight="251658246" behindDoc="0" locked="0" layoutInCell="1" allowOverlap="1" wp14:anchorId="3EE02768" wp14:editId="38549022">
            <wp:simplePos x="0" y="0"/>
            <wp:positionH relativeFrom="column">
              <wp:posOffset>2028825</wp:posOffset>
            </wp:positionH>
            <wp:positionV relativeFrom="paragraph">
              <wp:posOffset>3348355</wp:posOffset>
            </wp:positionV>
            <wp:extent cx="2362530" cy="295316"/>
            <wp:effectExtent l="0" t="0" r="0" b="9525"/>
            <wp:wrapNone/>
            <wp:docPr id="1847939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778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p>
    <w:p w:rsidR="003E2191" w:rsidP="003E2191" w:rsidRDefault="003E2191" w14:paraId="6A1B3A7B" w14:textId="77777777">
      <w:pPr>
        <w:spacing w:after="0" w:line="360" w:lineRule="auto"/>
        <w:jc w:val="center"/>
        <w:rPr>
          <w:rFonts w:ascii="Times New Roman" w:hAnsi="Times New Roman"/>
        </w:rPr>
      </w:pPr>
    </w:p>
    <w:p w:rsidR="003E2191" w:rsidP="003E2191" w:rsidRDefault="003E2191" w14:paraId="319F64B7" w14:textId="77777777">
      <w:pPr>
        <w:spacing w:after="0" w:line="360" w:lineRule="auto"/>
        <w:jc w:val="center"/>
        <w:rPr>
          <w:rFonts w:ascii="Times New Roman" w:hAnsi="Times New Roman"/>
        </w:rPr>
      </w:pPr>
      <w:r w:rsidRPr="00273188">
        <w:rPr>
          <w:rFonts w:ascii="Times New Roman" w:hAnsi="Times New Roman"/>
          <w:noProof/>
        </w:rPr>
        <w:drawing>
          <wp:anchor distT="0" distB="0" distL="114300" distR="114300" simplePos="0" relativeHeight="251658247" behindDoc="0" locked="0" layoutInCell="1" allowOverlap="1" wp14:anchorId="1F2A298B" wp14:editId="2F886E06">
            <wp:simplePos x="0" y="0"/>
            <wp:positionH relativeFrom="column">
              <wp:posOffset>1899285</wp:posOffset>
            </wp:positionH>
            <wp:positionV relativeFrom="paragraph">
              <wp:posOffset>3013075</wp:posOffset>
            </wp:positionV>
            <wp:extent cx="2362530" cy="295316"/>
            <wp:effectExtent l="0" t="0" r="0" b="9525"/>
            <wp:wrapNone/>
            <wp:docPr id="59815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856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p>
    <w:p w:rsidR="003E2191" w:rsidP="003E2191" w:rsidRDefault="003E2191" w14:paraId="4AE786C3" w14:textId="77777777">
      <w:pPr>
        <w:spacing w:after="0" w:line="360" w:lineRule="auto"/>
        <w:jc w:val="center"/>
        <w:rPr>
          <w:rFonts w:ascii="Times New Roman" w:hAnsi="Times New Roman"/>
        </w:rPr>
      </w:pPr>
    </w:p>
    <w:p w:rsidR="003E2191" w:rsidP="003E2191" w:rsidRDefault="003E2191" w14:paraId="2F29CF37" w14:textId="77777777">
      <w:pPr>
        <w:spacing w:after="0" w:line="360" w:lineRule="auto"/>
        <w:jc w:val="center"/>
        <w:rPr>
          <w:rFonts w:ascii="Times New Roman" w:hAnsi="Times New Roman"/>
        </w:rPr>
      </w:pPr>
    </w:p>
    <w:p w:rsidR="003E2191" w:rsidP="003E2191" w:rsidRDefault="003E2191" w14:paraId="71FF4BCA" w14:textId="77777777">
      <w:pPr>
        <w:spacing w:after="0" w:line="360" w:lineRule="auto"/>
        <w:jc w:val="center"/>
        <w:rPr>
          <w:rFonts w:ascii="Times New Roman" w:hAnsi="Times New Roman"/>
        </w:rPr>
      </w:pPr>
      <w:r w:rsidRPr="003E2191">
        <w:rPr>
          <w:rFonts w:ascii="Times New Roman" w:hAnsi="Times New Roman"/>
        </w:rPr>
        <w:drawing>
          <wp:inline distT="0" distB="0" distL="0" distR="0" wp14:anchorId="1FF19C52" wp14:editId="1306BBDA">
            <wp:extent cx="5428182" cy="4047490"/>
            <wp:effectExtent l="0" t="0" r="1270" b="0"/>
            <wp:docPr id="173345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517" name=""/>
                    <pic:cNvPicPr/>
                  </pic:nvPicPr>
                  <pic:blipFill>
                    <a:blip r:embed="rId43"/>
                    <a:stretch>
                      <a:fillRect/>
                    </a:stretch>
                  </pic:blipFill>
                  <pic:spPr>
                    <a:xfrm>
                      <a:off x="0" y="0"/>
                      <a:ext cx="5429887" cy="4048761"/>
                    </a:xfrm>
                    <a:prstGeom prst="rect">
                      <a:avLst/>
                    </a:prstGeom>
                  </pic:spPr>
                </pic:pic>
              </a:graphicData>
            </a:graphic>
          </wp:inline>
        </w:drawing>
      </w:r>
    </w:p>
    <w:p w:rsidR="00FE02E0" w:rsidP="003E2191" w:rsidRDefault="00A401F8" w14:paraId="07A21A58" w14:textId="46C55614">
      <w:pPr>
        <w:spacing w:after="0" w:line="360" w:lineRule="auto"/>
        <w:jc w:val="center"/>
        <w:rPr>
          <w:rFonts w:ascii="Times New Roman" w:hAnsi="Times New Roman"/>
        </w:rPr>
      </w:pPr>
      <w:r w:rsidRPr="00273188">
        <w:rPr>
          <w:rFonts w:ascii="Times New Roman" w:hAnsi="Times New Roman"/>
          <w:noProof/>
        </w:rPr>
        <w:drawing>
          <wp:anchor distT="0" distB="0" distL="114300" distR="114300" simplePos="0" relativeHeight="251658243" behindDoc="0" locked="0" layoutInCell="1" allowOverlap="1" wp14:anchorId="2F4EB850" wp14:editId="5C28FC88">
            <wp:simplePos x="0" y="0"/>
            <wp:positionH relativeFrom="column">
              <wp:posOffset>1994535</wp:posOffset>
            </wp:positionH>
            <wp:positionV relativeFrom="paragraph">
              <wp:posOffset>3359785</wp:posOffset>
            </wp:positionV>
            <wp:extent cx="2362530" cy="295316"/>
            <wp:effectExtent l="0" t="0" r="0" b="9525"/>
            <wp:wrapNone/>
            <wp:docPr id="107464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856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r w:rsidRPr="00273188">
        <w:rPr>
          <w:rFonts w:ascii="Times New Roman" w:hAnsi="Times New Roman"/>
          <w:noProof/>
        </w:rPr>
        <w:drawing>
          <wp:anchor distT="0" distB="0" distL="114300" distR="114300" simplePos="0" relativeHeight="251658244" behindDoc="0" locked="0" layoutInCell="1" allowOverlap="1" wp14:anchorId="1EDD77A6" wp14:editId="0F1A00F0">
            <wp:simplePos x="0" y="0"/>
            <wp:positionH relativeFrom="column">
              <wp:posOffset>1859280</wp:posOffset>
            </wp:positionH>
            <wp:positionV relativeFrom="paragraph">
              <wp:posOffset>3105150</wp:posOffset>
            </wp:positionV>
            <wp:extent cx="2362530" cy="295316"/>
            <wp:effectExtent l="0" t="0" r="0" b="9525"/>
            <wp:wrapNone/>
            <wp:docPr id="100351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856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r w:rsidRPr="00273188">
        <w:rPr>
          <w:rFonts w:ascii="Times New Roman" w:hAnsi="Times New Roman"/>
          <w:noProof/>
        </w:rPr>
        <w:drawing>
          <wp:anchor distT="0" distB="0" distL="114300" distR="114300" simplePos="0" relativeHeight="251658245" behindDoc="0" locked="0" layoutInCell="1" allowOverlap="1" wp14:anchorId="4D24032E" wp14:editId="0CC985A5">
            <wp:simplePos x="0" y="0"/>
            <wp:positionH relativeFrom="column">
              <wp:posOffset>2057400</wp:posOffset>
            </wp:positionH>
            <wp:positionV relativeFrom="paragraph">
              <wp:posOffset>3268980</wp:posOffset>
            </wp:positionV>
            <wp:extent cx="2362530" cy="295316"/>
            <wp:effectExtent l="0" t="0" r="0" b="9525"/>
            <wp:wrapNone/>
            <wp:docPr id="806874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8565" name=""/>
                    <pic:cNvPicPr/>
                  </pic:nvPicPr>
                  <pic:blipFill>
                    <a:blip r:embed="rId42">
                      <a:extLst>
                        <a:ext uri="{28A0092B-C50C-407E-A947-70E740481C1C}">
                          <a14:useLocalDpi xmlns:a14="http://schemas.microsoft.com/office/drawing/2010/main" val="0"/>
                        </a:ext>
                      </a:extLst>
                    </a:blip>
                    <a:stretch>
                      <a:fillRect/>
                    </a:stretch>
                  </pic:blipFill>
                  <pic:spPr>
                    <a:xfrm>
                      <a:off x="0" y="0"/>
                      <a:ext cx="2362530" cy="295316"/>
                    </a:xfrm>
                    <a:prstGeom prst="rect">
                      <a:avLst/>
                    </a:prstGeom>
                  </pic:spPr>
                </pic:pic>
              </a:graphicData>
            </a:graphic>
            <wp14:sizeRelH relativeFrom="page">
              <wp14:pctWidth>0</wp14:pctWidth>
            </wp14:sizeRelH>
            <wp14:sizeRelV relativeFrom="page">
              <wp14:pctHeight>0</wp14:pctHeight>
            </wp14:sizeRelV>
          </wp:anchor>
        </w:drawing>
      </w:r>
    </w:p>
    <w:p w:rsidRPr="006E7915" w:rsidR="00647717" w:rsidP="00647717" w:rsidRDefault="00647717" w14:paraId="7B2A7ED5" w14:textId="77777777">
      <w:pPr>
        <w:spacing w:after="0" w:line="360" w:lineRule="auto"/>
        <w:rPr>
          <w:rFonts w:ascii="Times New Roman" w:hAnsi="Times New Roman"/>
          <w:b/>
          <w:bCs/>
          <w:sz w:val="24"/>
          <w:szCs w:val="24"/>
        </w:rPr>
      </w:pPr>
      <w:r w:rsidRPr="006E7915">
        <w:rPr>
          <w:rFonts w:ascii="Times New Roman" w:hAnsi="Times New Roman"/>
          <w:b/>
          <w:bCs/>
          <w:sz w:val="24"/>
          <w:szCs w:val="24"/>
        </w:rPr>
        <w:t>S</w:t>
      </w:r>
      <w:r>
        <w:rPr>
          <w:rFonts w:ascii="Times New Roman" w:hAnsi="Times New Roman"/>
          <w:b/>
          <w:bCs/>
          <w:sz w:val="24"/>
          <w:szCs w:val="24"/>
        </w:rPr>
        <w:t xml:space="preserve">olicitud de asesoría </w:t>
      </w:r>
      <w:r w:rsidRPr="00C66E88">
        <w:rPr>
          <w:rFonts w:ascii="Times New Roman" w:hAnsi="Times New Roman"/>
          <w:b/>
          <w:bCs/>
        </w:rPr>
        <w:t>(HISTORIA DE USU</w:t>
      </w:r>
      <w:r>
        <w:rPr>
          <w:rFonts w:ascii="Times New Roman" w:hAnsi="Times New Roman"/>
          <w:b/>
          <w:bCs/>
        </w:rPr>
        <w:t>A</w:t>
      </w:r>
      <w:r w:rsidRPr="00C66E88">
        <w:rPr>
          <w:rFonts w:ascii="Times New Roman" w:hAnsi="Times New Roman"/>
          <w:b/>
          <w:bCs/>
        </w:rPr>
        <w:t xml:space="preserve">RIO </w:t>
      </w:r>
      <w:r>
        <w:rPr>
          <w:rFonts w:ascii="Times New Roman" w:hAnsi="Times New Roman"/>
          <w:b/>
          <w:bCs/>
        </w:rPr>
        <w:t>7)</w:t>
      </w:r>
    </w:p>
    <w:p w:rsidR="00647717" w:rsidP="00647717" w:rsidRDefault="00647717" w14:paraId="28509A21" w14:textId="77777777">
      <w:pPr>
        <w:pStyle w:val="Prrafodelista"/>
        <w:numPr>
          <w:ilvl w:val="0"/>
          <w:numId w:val="13"/>
        </w:numPr>
        <w:spacing w:after="0" w:line="360" w:lineRule="auto"/>
        <w:jc w:val="both"/>
        <w:rPr>
          <w:rFonts w:ascii="Times New Roman" w:hAnsi="Times New Roman"/>
        </w:rPr>
      </w:pPr>
      <w:r>
        <w:rPr>
          <w:rFonts w:ascii="Times New Roman" w:hAnsi="Times New Roman"/>
        </w:rPr>
        <w:t xml:space="preserve">En caso de que el cliente requiera mayor información posterior resultado del perfilamiento puede seleccionar la opción de “Solicitar Asesoría” para que genere un caso automático y sea enviado a través de Opteam para asignación de un asesor comercial. </w:t>
      </w:r>
    </w:p>
    <w:p w:rsidR="00FE02E0" w:rsidP="00FE02E0" w:rsidRDefault="00FE02E0" w14:paraId="5844496B" w14:textId="77777777">
      <w:pPr>
        <w:spacing w:after="0" w:line="360" w:lineRule="auto"/>
        <w:rPr>
          <w:rFonts w:ascii="Times New Roman" w:hAnsi="Times New Roman"/>
          <w:b/>
          <w:bCs/>
        </w:rPr>
      </w:pPr>
    </w:p>
    <w:p w:rsidRPr="00447438" w:rsidR="00FE02E0" w:rsidP="00FE02E0" w:rsidRDefault="00FE02E0" w14:paraId="4EC16037" w14:textId="77777777">
      <w:pPr>
        <w:spacing w:after="0" w:line="360" w:lineRule="auto"/>
        <w:rPr>
          <w:rFonts w:ascii="Times New Roman" w:hAnsi="Times New Roman"/>
          <w:b/>
          <w:bCs/>
          <w:sz w:val="24"/>
          <w:szCs w:val="24"/>
        </w:rPr>
      </w:pPr>
      <w:r w:rsidRPr="00447438">
        <w:rPr>
          <w:rFonts w:ascii="Times New Roman" w:hAnsi="Times New Roman"/>
          <w:b/>
          <w:bCs/>
          <w:sz w:val="24"/>
          <w:szCs w:val="24"/>
        </w:rPr>
        <w:t>Reinicio Perfilamiento</w:t>
      </w:r>
      <w:r>
        <w:rPr>
          <w:rFonts w:ascii="Times New Roman" w:hAnsi="Times New Roman"/>
          <w:b/>
          <w:bCs/>
          <w:sz w:val="24"/>
          <w:szCs w:val="24"/>
        </w:rPr>
        <w:t xml:space="preserve"> </w:t>
      </w:r>
      <w:r w:rsidRPr="00C66E88">
        <w:rPr>
          <w:rFonts w:ascii="Times New Roman" w:hAnsi="Times New Roman"/>
          <w:b/>
          <w:bCs/>
        </w:rPr>
        <w:t xml:space="preserve">(HISTORIA DE USAURIO </w:t>
      </w:r>
      <w:r>
        <w:rPr>
          <w:rFonts w:ascii="Times New Roman" w:hAnsi="Times New Roman"/>
          <w:b/>
          <w:bCs/>
        </w:rPr>
        <w:t>8</w:t>
      </w:r>
      <w:r w:rsidRPr="00C66E88">
        <w:rPr>
          <w:rFonts w:ascii="Times New Roman" w:hAnsi="Times New Roman"/>
          <w:b/>
          <w:bCs/>
        </w:rPr>
        <w:t>)</w:t>
      </w:r>
    </w:p>
    <w:p w:rsidR="00FE02E0" w:rsidP="005B6422" w:rsidRDefault="00FE02E0" w14:paraId="6B950FB8" w14:textId="77777777">
      <w:pPr>
        <w:pStyle w:val="Prrafodelista"/>
        <w:numPr>
          <w:ilvl w:val="0"/>
          <w:numId w:val="14"/>
        </w:numPr>
        <w:spacing w:after="0" w:line="360" w:lineRule="auto"/>
        <w:jc w:val="both"/>
        <w:rPr>
          <w:rFonts w:ascii="Times New Roman" w:hAnsi="Times New Roman"/>
        </w:rPr>
      </w:pPr>
      <w:r>
        <w:rPr>
          <w:rFonts w:ascii="Times New Roman" w:hAnsi="Times New Roman"/>
        </w:rPr>
        <w:t>El cliente tiene la opción de reiniciar el perfilamiento.</w:t>
      </w:r>
    </w:p>
    <w:p w:rsidR="00FE02E0" w:rsidP="005B6422" w:rsidRDefault="00FE02E0" w14:paraId="5088FBB5" w14:textId="77777777">
      <w:pPr>
        <w:pStyle w:val="Prrafodelista"/>
        <w:numPr>
          <w:ilvl w:val="1"/>
          <w:numId w:val="14"/>
        </w:numPr>
        <w:spacing w:after="0" w:line="360" w:lineRule="auto"/>
        <w:jc w:val="both"/>
        <w:rPr>
          <w:rFonts w:ascii="Times New Roman" w:hAnsi="Times New Roman"/>
        </w:rPr>
      </w:pPr>
      <w:r>
        <w:rPr>
          <w:rFonts w:ascii="Times New Roman" w:hAnsi="Times New Roman"/>
        </w:rPr>
        <w:t>El cliente ingresa nuevamente a la opción de perfilamiento</w:t>
      </w:r>
    </w:p>
    <w:p w:rsidR="00FE02E0" w:rsidP="00FE02E0" w:rsidRDefault="00FE02E0" w14:paraId="322D1DF4" w14:textId="77777777">
      <w:pPr>
        <w:pStyle w:val="Prrafodelista"/>
        <w:spacing w:after="0" w:line="360" w:lineRule="auto"/>
        <w:rPr>
          <w:rFonts w:ascii="Times New Roman" w:hAnsi="Times New Roman"/>
        </w:rPr>
      </w:pPr>
    </w:p>
    <w:p w:rsidR="00FE02E0" w:rsidP="00F52797" w:rsidRDefault="00F52797" w14:paraId="07E2F342" w14:textId="7E14380D">
      <w:pPr>
        <w:spacing w:after="0" w:line="360" w:lineRule="auto"/>
        <w:jc w:val="center"/>
        <w:rPr>
          <w:rFonts w:ascii="Times New Roman" w:hAnsi="Times New Roman"/>
        </w:rPr>
      </w:pPr>
      <w:r w:rsidRPr="00F52797">
        <w:rPr>
          <w:noProof/>
        </w:rPr>
        <w:drawing>
          <wp:inline distT="0" distB="0" distL="0" distR="0" wp14:anchorId="68B74408" wp14:editId="493358BD">
            <wp:extent cx="5408240" cy="3802380"/>
            <wp:effectExtent l="19050" t="19050" r="21590" b="26670"/>
            <wp:docPr id="987585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85158" name=""/>
                    <pic:cNvPicPr/>
                  </pic:nvPicPr>
                  <pic:blipFill>
                    <a:blip r:embed="rId44"/>
                    <a:stretch>
                      <a:fillRect/>
                    </a:stretch>
                  </pic:blipFill>
                  <pic:spPr>
                    <a:xfrm>
                      <a:off x="0" y="0"/>
                      <a:ext cx="5413385" cy="3805997"/>
                    </a:xfrm>
                    <a:prstGeom prst="rect">
                      <a:avLst/>
                    </a:prstGeom>
                    <a:ln w="6350">
                      <a:solidFill>
                        <a:schemeClr val="tx1"/>
                      </a:solidFill>
                    </a:ln>
                  </pic:spPr>
                </pic:pic>
              </a:graphicData>
            </a:graphic>
          </wp:inline>
        </w:drawing>
      </w:r>
    </w:p>
    <w:p w:rsidRPr="00F52797" w:rsidR="00F52797" w:rsidP="00F52797" w:rsidRDefault="00F52797" w14:paraId="1C19C5B0" w14:textId="77777777">
      <w:pPr>
        <w:spacing w:after="0" w:line="360" w:lineRule="auto"/>
        <w:jc w:val="center"/>
        <w:rPr>
          <w:rFonts w:ascii="Times New Roman" w:hAnsi="Times New Roman"/>
        </w:rPr>
      </w:pPr>
    </w:p>
    <w:p w:rsidR="00FE02E0" w:rsidP="005B6422" w:rsidRDefault="00FE02E0" w14:paraId="289AE7BF" w14:textId="77777777">
      <w:pPr>
        <w:pStyle w:val="Prrafodelista"/>
        <w:numPr>
          <w:ilvl w:val="0"/>
          <w:numId w:val="14"/>
        </w:numPr>
        <w:spacing w:after="0" w:line="360" w:lineRule="auto"/>
        <w:jc w:val="both"/>
        <w:rPr>
          <w:rFonts w:ascii="Times New Roman" w:hAnsi="Times New Roman"/>
        </w:rPr>
      </w:pPr>
      <w:r>
        <w:rPr>
          <w:rFonts w:ascii="Times New Roman" w:hAnsi="Times New Roman"/>
        </w:rPr>
        <w:t xml:space="preserve">La opción mostrará al cliente el resultado anterior. </w:t>
      </w:r>
    </w:p>
    <w:p w:rsidR="00FE02E0" w:rsidP="005B6422" w:rsidRDefault="00FE02E0" w14:paraId="59B949C6" w14:textId="77777777">
      <w:pPr>
        <w:pStyle w:val="Prrafodelista"/>
        <w:numPr>
          <w:ilvl w:val="0"/>
          <w:numId w:val="14"/>
        </w:numPr>
        <w:spacing w:after="0" w:line="360" w:lineRule="auto"/>
        <w:jc w:val="both"/>
        <w:rPr>
          <w:rFonts w:ascii="Times New Roman" w:hAnsi="Times New Roman"/>
        </w:rPr>
      </w:pPr>
      <w:r>
        <w:rPr>
          <w:rFonts w:ascii="Times New Roman" w:hAnsi="Times New Roman"/>
        </w:rPr>
        <w:t>El cliente escoge la opción de “Reiniciar perfilamiento”, e “Ir al perfilamiento” para iniciar nuevamente el flujo de las preguntas y resultado.</w:t>
      </w:r>
    </w:p>
    <w:p w:rsidR="00FE02E0" w:rsidP="00FE02E0" w:rsidRDefault="00FE02E0" w14:paraId="34502465" w14:textId="77777777">
      <w:pPr>
        <w:spacing w:after="0" w:line="360" w:lineRule="auto"/>
        <w:rPr>
          <w:rFonts w:ascii="Times New Roman" w:hAnsi="Times New Roman"/>
        </w:rPr>
      </w:pPr>
    </w:p>
    <w:p w:rsidR="00FE02E0" w:rsidP="00FE02E0" w:rsidRDefault="00FF48BB" w14:paraId="01910D03" w14:textId="1E5B2272">
      <w:pPr>
        <w:spacing w:after="0" w:line="360" w:lineRule="auto"/>
        <w:jc w:val="center"/>
        <w:rPr>
          <w:rFonts w:ascii="Times New Roman" w:hAnsi="Times New Roman"/>
        </w:rPr>
      </w:pPr>
      <w:r w:rsidRPr="00FF48BB">
        <w:rPr>
          <w:rFonts w:ascii="Times New Roman" w:hAnsi="Times New Roman"/>
          <w:noProof/>
        </w:rPr>
        <w:drawing>
          <wp:inline distT="0" distB="0" distL="0" distR="0" wp14:anchorId="2945304E" wp14:editId="217476B0">
            <wp:extent cx="5360670" cy="3857644"/>
            <wp:effectExtent l="19050" t="19050" r="11430" b="28575"/>
            <wp:docPr id="198297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5886" name=""/>
                    <pic:cNvPicPr/>
                  </pic:nvPicPr>
                  <pic:blipFill>
                    <a:blip r:embed="rId45"/>
                    <a:stretch>
                      <a:fillRect/>
                    </a:stretch>
                  </pic:blipFill>
                  <pic:spPr>
                    <a:xfrm>
                      <a:off x="0" y="0"/>
                      <a:ext cx="5369019" cy="3863652"/>
                    </a:xfrm>
                    <a:prstGeom prst="rect">
                      <a:avLst/>
                    </a:prstGeom>
                    <a:ln w="6350">
                      <a:solidFill>
                        <a:schemeClr val="tx1"/>
                      </a:solidFill>
                    </a:ln>
                  </pic:spPr>
                </pic:pic>
              </a:graphicData>
            </a:graphic>
          </wp:inline>
        </w:drawing>
      </w:r>
    </w:p>
    <w:p w:rsidR="00BF14BB" w:rsidP="00FE02E0" w:rsidRDefault="00BF14BB" w14:paraId="096F86D5" w14:textId="38BC109E">
      <w:pPr>
        <w:spacing w:after="0" w:line="360" w:lineRule="auto"/>
        <w:jc w:val="center"/>
        <w:rPr>
          <w:rFonts w:ascii="Times New Roman" w:hAnsi="Times New Roman"/>
        </w:rPr>
      </w:pPr>
    </w:p>
    <w:p w:rsidR="001817F0" w:rsidP="00FE02E0" w:rsidRDefault="00A1568A" w14:paraId="3F4A607C" w14:textId="387F9CD2">
      <w:pPr>
        <w:spacing w:after="0" w:line="360" w:lineRule="auto"/>
        <w:jc w:val="center"/>
        <w:rPr>
          <w:rFonts w:ascii="Times New Roman" w:hAnsi="Times New Roman"/>
        </w:rPr>
      </w:pPr>
      <w:r w:rsidRPr="00A1568A">
        <w:rPr>
          <w:rFonts w:ascii="Times New Roman" w:hAnsi="Times New Roman"/>
          <w:noProof/>
        </w:rPr>
        <w:drawing>
          <wp:inline distT="0" distB="0" distL="0" distR="0" wp14:anchorId="12AFF73D" wp14:editId="11896056">
            <wp:extent cx="5612130" cy="3968750"/>
            <wp:effectExtent l="19050" t="19050" r="26670" b="12700"/>
            <wp:docPr id="93384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4723" name=""/>
                    <pic:cNvPicPr/>
                  </pic:nvPicPr>
                  <pic:blipFill>
                    <a:blip r:embed="rId46"/>
                    <a:stretch>
                      <a:fillRect/>
                    </a:stretch>
                  </pic:blipFill>
                  <pic:spPr>
                    <a:xfrm>
                      <a:off x="0" y="0"/>
                      <a:ext cx="5612130" cy="3968750"/>
                    </a:xfrm>
                    <a:prstGeom prst="rect">
                      <a:avLst/>
                    </a:prstGeom>
                    <a:ln w="6350">
                      <a:solidFill>
                        <a:schemeClr val="tx1"/>
                      </a:solidFill>
                    </a:ln>
                  </pic:spPr>
                </pic:pic>
              </a:graphicData>
            </a:graphic>
          </wp:inline>
        </w:drawing>
      </w:r>
    </w:p>
    <w:p w:rsidR="00FE02E0" w:rsidP="00FE02E0" w:rsidRDefault="00FE02E0" w14:paraId="34ACE928" w14:textId="77777777">
      <w:pPr>
        <w:spacing w:after="0" w:line="360" w:lineRule="auto"/>
        <w:rPr>
          <w:rFonts w:ascii="Times New Roman" w:hAnsi="Times New Roman"/>
          <w:b/>
          <w:bCs/>
        </w:rPr>
      </w:pPr>
    </w:p>
    <w:p w:rsidR="00FE02E0" w:rsidP="00FE02E0" w:rsidRDefault="00FE02E0" w14:paraId="68797ECB" w14:textId="77777777">
      <w:pPr>
        <w:spacing w:after="0" w:line="360" w:lineRule="auto"/>
        <w:rPr>
          <w:rFonts w:ascii="Times New Roman" w:hAnsi="Times New Roman"/>
          <w:b/>
          <w:bCs/>
        </w:rPr>
      </w:pPr>
    </w:p>
    <w:p w:rsidRPr="00E76F58" w:rsidR="00FE02E0" w:rsidP="00FE02E0" w:rsidRDefault="00FE02E0" w14:paraId="1802203B" w14:textId="039BCBDC">
      <w:pPr>
        <w:spacing w:after="0" w:line="360" w:lineRule="auto"/>
        <w:rPr>
          <w:rFonts w:ascii="Times New Roman" w:hAnsi="Times New Roman" w:eastAsia="Times New Roman"/>
          <w:b/>
          <w:bCs/>
          <w:color w:val="000000"/>
          <w:sz w:val="24"/>
          <w:szCs w:val="24"/>
          <w:lang w:eastAsia="es-EC"/>
        </w:rPr>
      </w:pPr>
      <w:r w:rsidRPr="00E76F58">
        <w:rPr>
          <w:rFonts w:ascii="Times New Roman" w:hAnsi="Times New Roman" w:eastAsia="Times New Roman"/>
          <w:b/>
          <w:bCs/>
          <w:color w:val="000000"/>
          <w:sz w:val="24"/>
          <w:szCs w:val="24"/>
          <w:lang w:eastAsia="es-EC"/>
        </w:rPr>
        <w:t>RESPUESTA 2 - "Quiero poner orden en mis finanzas y armar una estrategia."</w:t>
      </w:r>
      <w:r>
        <w:rPr>
          <w:rFonts w:ascii="Times New Roman" w:hAnsi="Times New Roman" w:eastAsia="Times New Roman"/>
          <w:b/>
          <w:bCs/>
          <w:color w:val="000000"/>
          <w:sz w:val="24"/>
          <w:szCs w:val="24"/>
          <w:lang w:eastAsia="es-EC"/>
        </w:rPr>
        <w:t xml:space="preserve"> (HISTORIA DE USAURIO </w:t>
      </w:r>
      <w:r w:rsidR="00F074D7">
        <w:rPr>
          <w:rFonts w:ascii="Times New Roman" w:hAnsi="Times New Roman" w:eastAsia="Times New Roman"/>
          <w:b/>
          <w:bCs/>
          <w:color w:val="000000"/>
          <w:sz w:val="24"/>
          <w:szCs w:val="24"/>
          <w:lang w:eastAsia="es-EC"/>
        </w:rPr>
        <w:t>7</w:t>
      </w:r>
      <w:r>
        <w:rPr>
          <w:rFonts w:ascii="Times New Roman" w:hAnsi="Times New Roman" w:eastAsia="Times New Roman"/>
          <w:b/>
          <w:bCs/>
          <w:color w:val="000000"/>
          <w:sz w:val="24"/>
          <w:szCs w:val="24"/>
          <w:lang w:eastAsia="es-EC"/>
        </w:rPr>
        <w:t>)</w:t>
      </w:r>
    </w:p>
    <w:p w:rsidR="00FE02E0" w:rsidP="005B6422" w:rsidRDefault="00FE02E0" w14:paraId="249B3793" w14:textId="772727D8">
      <w:pPr>
        <w:pStyle w:val="Prrafodelista"/>
        <w:numPr>
          <w:ilvl w:val="0"/>
          <w:numId w:val="14"/>
        </w:numPr>
        <w:spacing w:after="0" w:line="360" w:lineRule="auto"/>
        <w:jc w:val="both"/>
        <w:rPr>
          <w:rFonts w:ascii="Times New Roman" w:hAnsi="Times New Roman"/>
        </w:rPr>
      </w:pPr>
      <w:r>
        <w:rPr>
          <w:rFonts w:ascii="Times New Roman" w:hAnsi="Times New Roman"/>
        </w:rPr>
        <w:t xml:space="preserve">Esta opción </w:t>
      </w:r>
      <w:r w:rsidR="006D1292">
        <w:rPr>
          <w:rFonts w:ascii="Times New Roman" w:hAnsi="Times New Roman"/>
        </w:rPr>
        <w:t xml:space="preserve">genera una solicitud automática </w:t>
      </w:r>
      <w:r w:rsidR="002D5621">
        <w:rPr>
          <w:rFonts w:ascii="Times New Roman" w:hAnsi="Times New Roman"/>
        </w:rPr>
        <w:t>para que el asesor asignado se contacte con el cliente.</w:t>
      </w:r>
    </w:p>
    <w:p w:rsidR="00FE02E0" w:rsidP="00FE02E0" w:rsidRDefault="00FE02E0" w14:paraId="7E766D8C" w14:textId="77777777">
      <w:pPr>
        <w:spacing w:after="0" w:line="360" w:lineRule="auto"/>
        <w:rPr>
          <w:rFonts w:ascii="Times New Roman" w:hAnsi="Times New Roman"/>
        </w:rPr>
      </w:pPr>
    </w:p>
    <w:p w:rsidRPr="00C411D7" w:rsidR="003B5196" w:rsidP="003B5196" w:rsidRDefault="000C6F20" w14:paraId="366FCE56" w14:textId="0595FEB4">
      <w:pPr>
        <w:spacing w:after="0" w:line="360" w:lineRule="auto"/>
        <w:rPr>
          <w:rFonts w:ascii="Times New Roman" w:hAnsi="Times New Roman"/>
          <w:b/>
          <w:bCs/>
          <w:sz w:val="24"/>
          <w:szCs w:val="24"/>
        </w:rPr>
      </w:pPr>
      <w:r>
        <w:rPr>
          <w:rFonts w:ascii="Times New Roman" w:hAnsi="Times New Roman"/>
          <w:b/>
          <w:bCs/>
          <w:sz w:val="24"/>
          <w:szCs w:val="24"/>
        </w:rPr>
        <w:t>P</w:t>
      </w:r>
      <w:r w:rsidRPr="00C411D7" w:rsidR="003B5196">
        <w:rPr>
          <w:rFonts w:ascii="Times New Roman" w:hAnsi="Times New Roman"/>
          <w:b/>
          <w:bCs/>
          <w:sz w:val="24"/>
          <w:szCs w:val="24"/>
        </w:rPr>
        <w:t xml:space="preserve">arametrización de </w:t>
      </w:r>
      <w:r w:rsidRPr="00C411D7" w:rsidR="00C411D7">
        <w:rPr>
          <w:rFonts w:ascii="Times New Roman" w:hAnsi="Times New Roman"/>
          <w:b/>
          <w:bCs/>
          <w:sz w:val="24"/>
          <w:szCs w:val="24"/>
        </w:rPr>
        <w:t>preguntas</w:t>
      </w:r>
    </w:p>
    <w:p w:rsidR="00207A7D" w:rsidP="00D27BF3" w:rsidRDefault="00C411D7" w14:paraId="15C1496D" w14:textId="3EF79054">
      <w:pPr>
        <w:spacing w:after="0" w:line="360" w:lineRule="auto"/>
        <w:jc w:val="both"/>
        <w:rPr>
          <w:rFonts w:ascii="Times New Roman" w:hAnsi="Times New Roman"/>
          <w:b/>
          <w:bCs/>
        </w:rPr>
      </w:pPr>
      <w:r>
        <w:rPr>
          <w:rFonts w:ascii="Times New Roman" w:hAnsi="Times New Roman"/>
        </w:rPr>
        <w:t xml:space="preserve">Se debe crear una opción </w:t>
      </w:r>
      <w:r w:rsidR="00D27BF3">
        <w:rPr>
          <w:rFonts w:ascii="Times New Roman" w:hAnsi="Times New Roman"/>
        </w:rPr>
        <w:t xml:space="preserve">de usuario </w:t>
      </w:r>
      <w:r>
        <w:rPr>
          <w:rFonts w:ascii="Times New Roman" w:hAnsi="Times New Roman"/>
        </w:rPr>
        <w:t xml:space="preserve">que permita parametrizar las preguntas, respuestas y ponderaciones en base al documento adjunto en </w:t>
      </w:r>
      <w:r w:rsidRPr="00C411D7">
        <w:rPr>
          <w:rFonts w:ascii="Times New Roman" w:hAnsi="Times New Roman"/>
          <w:b/>
          <w:bCs/>
        </w:rPr>
        <w:t>ANEXO 1</w:t>
      </w:r>
    </w:p>
    <w:p w:rsidR="00C35CAD" w:rsidP="00207A7D" w:rsidRDefault="00C35CAD" w14:paraId="6C30C5FC" w14:textId="77777777">
      <w:pPr>
        <w:spacing w:after="0" w:line="360" w:lineRule="auto"/>
        <w:rPr>
          <w:rFonts w:ascii="Times New Roman" w:hAnsi="Times New Roman"/>
        </w:rPr>
      </w:pPr>
    </w:p>
    <w:p w:rsidRPr="00207A7D" w:rsidR="00C411D7" w:rsidP="00207A7D" w:rsidRDefault="00C411D7" w14:paraId="67BF6CBF" w14:textId="77777777">
      <w:pPr>
        <w:spacing w:after="0" w:line="360" w:lineRule="auto"/>
        <w:rPr>
          <w:rFonts w:ascii="Times New Roman" w:hAnsi="Times New Roman"/>
        </w:rPr>
      </w:pPr>
    </w:p>
    <w:p w:rsidR="003F741A" w:rsidRDefault="003F741A" w14:paraId="43B790F2" w14:textId="77777777">
      <w:pPr>
        <w:spacing w:after="0" w:line="240" w:lineRule="auto"/>
        <w:rPr>
          <w:rFonts w:ascii="Times New Roman" w:hAnsi="Times New Roman" w:eastAsia="Times New Roman"/>
          <w:b/>
          <w:bCs/>
          <w:sz w:val="24"/>
          <w:szCs w:val="24"/>
        </w:rPr>
      </w:pPr>
      <w:bookmarkStart w:name="_Toc223509408" w:id="23"/>
      <w:r>
        <w:rPr>
          <w:rFonts w:ascii="Times New Roman" w:hAnsi="Times New Roman"/>
          <w:sz w:val="24"/>
          <w:szCs w:val="24"/>
        </w:rPr>
        <w:br w:type="page"/>
      </w:r>
    </w:p>
    <w:p w:rsidR="00F72187" w:rsidP="005B6422" w:rsidRDefault="001616AF" w14:paraId="25723AC7" w14:textId="4C8920AE">
      <w:pPr>
        <w:pStyle w:val="Ttulo2"/>
        <w:numPr>
          <w:ilvl w:val="0"/>
          <w:numId w:val="1"/>
        </w:numPr>
        <w:spacing w:before="0" w:line="240" w:lineRule="auto"/>
        <w:rPr>
          <w:rFonts w:ascii="Times New Roman" w:hAnsi="Times New Roman"/>
          <w:color w:val="auto"/>
          <w:sz w:val="24"/>
          <w:szCs w:val="24"/>
        </w:rPr>
      </w:pPr>
      <w:r>
        <w:rPr>
          <w:rFonts w:ascii="Times New Roman" w:hAnsi="Times New Roman"/>
          <w:color w:val="auto"/>
          <w:sz w:val="24"/>
          <w:szCs w:val="24"/>
        </w:rPr>
        <w:t>ANEXOS</w:t>
      </w:r>
      <w:r w:rsidRPr="457AEDA3" w:rsidR="00A17078">
        <w:rPr>
          <w:rFonts w:ascii="Times New Roman" w:hAnsi="Times New Roman"/>
          <w:color w:val="auto"/>
          <w:sz w:val="24"/>
          <w:szCs w:val="24"/>
        </w:rPr>
        <w:t xml:space="preserve">. </w:t>
      </w:r>
      <w:r w:rsidR="005E0B75">
        <w:rPr>
          <w:rFonts w:ascii="Times New Roman" w:hAnsi="Times New Roman"/>
          <w:color w:val="auto"/>
          <w:sz w:val="24"/>
          <w:szCs w:val="24"/>
        </w:rPr>
        <w:t>–</w:t>
      </w:r>
      <w:bookmarkEnd w:id="23"/>
      <w:r w:rsidRPr="457AEDA3" w:rsidR="00A17078">
        <w:rPr>
          <w:rFonts w:ascii="Times New Roman" w:hAnsi="Times New Roman"/>
          <w:color w:val="auto"/>
          <w:sz w:val="24"/>
          <w:szCs w:val="24"/>
        </w:rPr>
        <w:t xml:space="preserve"> </w:t>
      </w:r>
    </w:p>
    <w:p w:rsidR="005E0B75" w:rsidP="005E0B75" w:rsidRDefault="005E0B75" w14:paraId="4B7C8B95" w14:textId="77777777"/>
    <w:p w:rsidRPr="00C411D7" w:rsidR="00C411D7" w:rsidP="005E0B75" w:rsidRDefault="00C411D7" w14:paraId="20B57278" w14:textId="27CCF512">
      <w:pPr>
        <w:rPr>
          <w:b/>
          <w:bCs/>
          <w:sz w:val="24"/>
          <w:szCs w:val="24"/>
        </w:rPr>
      </w:pPr>
      <w:r w:rsidRPr="00C411D7">
        <w:rPr>
          <w:b/>
          <w:bCs/>
          <w:sz w:val="24"/>
          <w:szCs w:val="24"/>
        </w:rPr>
        <w:t>Anexo 1</w:t>
      </w:r>
    </w:p>
    <w:bookmarkStart w:name="_MON_1833697123" w:id="24"/>
    <w:bookmarkEnd w:id="24"/>
    <w:p w:rsidRPr="00EA44FF" w:rsidR="000450EF" w:rsidP="000450EF" w:rsidRDefault="00990FE6" w14:paraId="671E88F5" w14:textId="6A697822">
      <w:pPr>
        <w:spacing w:after="0" w:line="240" w:lineRule="auto"/>
        <w:ind w:left="360"/>
        <w:rPr>
          <w:rFonts w:ascii="Times New Roman" w:hAnsi="Times New Roman"/>
          <w:b/>
          <w:sz w:val="24"/>
          <w:szCs w:val="24"/>
        </w:rPr>
      </w:pPr>
      <w:r>
        <w:rPr>
          <w:rFonts w:ascii="Times New Roman" w:hAnsi="Times New Roman"/>
          <w:b/>
          <w:sz w:val="24"/>
          <w:szCs w:val="24"/>
        </w:rPr>
        <w:object w:dxaOrig="1520" w:dyaOrig="985" w14:anchorId="6F4C73B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8pt;height:49.2pt" o:ole="" type="#_x0000_t75">
            <v:imagedata o:title="" r:id="rId47"/>
          </v:shape>
          <o:OLEObject Type="Embed" ProgID="Excel.Sheet.12" ShapeID="_x0000_i1025" DrawAspect="Icon" ObjectID="_1838366280" r:id="rId48"/>
        </w:object>
      </w:r>
    </w:p>
    <w:p w:rsidRPr="00EA44FF" w:rsidR="00482EAA" w:rsidP="005A0E18" w:rsidRDefault="00482EAA" w14:paraId="6F75B9BC" w14:textId="77777777">
      <w:pPr>
        <w:spacing w:after="0" w:line="240" w:lineRule="auto"/>
        <w:jc w:val="center"/>
        <w:rPr>
          <w:rFonts w:ascii="Times New Roman" w:hAnsi="Times New Roman"/>
          <w:b/>
          <w:sz w:val="24"/>
          <w:szCs w:val="24"/>
        </w:rPr>
      </w:pPr>
    </w:p>
    <w:p w:rsidRPr="00EA44FF" w:rsidR="00482EAA" w:rsidP="005A0E18" w:rsidRDefault="00482EAA" w14:paraId="0710DABD" w14:textId="77777777">
      <w:pPr>
        <w:spacing w:after="0" w:line="240" w:lineRule="auto"/>
        <w:jc w:val="center"/>
        <w:rPr>
          <w:rFonts w:ascii="Times New Roman" w:hAnsi="Times New Roman"/>
          <w:b/>
          <w:sz w:val="24"/>
          <w:szCs w:val="24"/>
        </w:rPr>
      </w:pPr>
    </w:p>
    <w:p w:rsidR="005B6C8B" w:rsidP="005A0E18" w:rsidRDefault="005B6C8B" w14:paraId="5B40A539" w14:textId="77777777">
      <w:pPr>
        <w:spacing w:after="0" w:line="240" w:lineRule="auto"/>
        <w:jc w:val="center"/>
        <w:rPr>
          <w:rFonts w:ascii="Times New Roman" w:hAnsi="Times New Roman"/>
          <w:b/>
          <w:sz w:val="24"/>
          <w:szCs w:val="24"/>
        </w:rPr>
      </w:pPr>
    </w:p>
    <w:p w:rsidR="00BE5774" w:rsidP="005A0E18" w:rsidRDefault="00BE5774" w14:paraId="6331BD30" w14:textId="77777777">
      <w:pPr>
        <w:spacing w:after="0" w:line="240" w:lineRule="auto"/>
        <w:jc w:val="center"/>
        <w:rPr>
          <w:rFonts w:ascii="Times New Roman" w:hAnsi="Times New Roman"/>
          <w:b/>
          <w:sz w:val="24"/>
          <w:szCs w:val="24"/>
        </w:rPr>
      </w:pPr>
    </w:p>
    <w:p w:rsidRPr="00EA44FF" w:rsidR="008324BB" w:rsidP="00482EAA" w:rsidRDefault="005A0E18" w14:paraId="1CE48595" w14:textId="2ECBB204">
      <w:pPr>
        <w:spacing w:after="0" w:line="240" w:lineRule="auto"/>
        <w:jc w:val="center"/>
        <w:rPr>
          <w:rFonts w:ascii="Times New Roman" w:hAnsi="Times New Roman"/>
          <w:b/>
          <w:sz w:val="24"/>
          <w:szCs w:val="24"/>
        </w:rPr>
      </w:pPr>
      <w:r w:rsidRPr="00EA44FF">
        <w:rPr>
          <w:rFonts w:ascii="Times New Roman" w:hAnsi="Times New Roman"/>
          <w:b/>
          <w:sz w:val="24"/>
          <w:szCs w:val="24"/>
        </w:rPr>
        <w:t>APROBACIÓ</w:t>
      </w:r>
      <w:r w:rsidRPr="00EA44FF" w:rsidR="00570B85">
        <w:rPr>
          <w:rFonts w:ascii="Times New Roman" w:hAnsi="Times New Roman"/>
          <w:b/>
          <w:sz w:val="24"/>
          <w:szCs w:val="24"/>
        </w:rPr>
        <w:t xml:space="preserve">N </w:t>
      </w:r>
      <w:r w:rsidRPr="00EA44FF" w:rsidR="00482EAA">
        <w:rPr>
          <w:rFonts w:ascii="Times New Roman" w:hAnsi="Times New Roman"/>
          <w:b/>
          <w:sz w:val="24"/>
          <w:szCs w:val="24"/>
        </w:rPr>
        <w:t>SOLICITUD</w:t>
      </w:r>
      <w:r w:rsidRPr="00EA44FF" w:rsidR="00924F64">
        <w:rPr>
          <w:rFonts w:ascii="Times New Roman" w:hAnsi="Times New Roman"/>
          <w:b/>
          <w:sz w:val="24"/>
          <w:szCs w:val="24"/>
        </w:rPr>
        <w:t xml:space="preserve"> FUNCIONAL</w:t>
      </w:r>
    </w:p>
    <w:p w:rsidRPr="00EA44FF" w:rsidR="008324BB" w:rsidP="005A0E18" w:rsidRDefault="008324BB" w14:paraId="1CE48596" w14:textId="77777777">
      <w:pPr>
        <w:spacing w:after="0" w:line="240" w:lineRule="auto"/>
        <w:jc w:val="center"/>
        <w:rPr>
          <w:rFonts w:ascii="Times New Roman" w:hAnsi="Times New Roman"/>
          <w:b/>
          <w:sz w:val="24"/>
          <w:szCs w:val="24"/>
        </w:rPr>
      </w:pPr>
    </w:p>
    <w:p w:rsidRPr="00EA44FF" w:rsidR="00570B85" w:rsidP="00924F64" w:rsidRDefault="00570B85" w14:paraId="1CE485AD" w14:textId="5EC91A80">
      <w:pPr>
        <w:spacing w:after="0" w:line="240" w:lineRule="auto"/>
        <w:rPr>
          <w:rFonts w:ascii="Times New Roman" w:hAnsi="Times New Roman"/>
          <w:b/>
          <w:i/>
          <w:sz w:val="24"/>
          <w:szCs w:val="24"/>
        </w:rPr>
      </w:pPr>
      <w:r w:rsidRPr="00EA44FF">
        <w:rPr>
          <w:rFonts w:ascii="Times New Roman" w:hAnsi="Times New Roman"/>
          <w:b/>
          <w:i/>
          <w:sz w:val="24"/>
          <w:szCs w:val="24"/>
        </w:rPr>
        <w:t>Usuario Solicitante</w:t>
      </w:r>
    </w:p>
    <w:p w:rsidRPr="00EA44FF" w:rsidR="00924F64" w:rsidP="00924F64" w:rsidRDefault="00924F64" w14:paraId="640A7BC3" w14:textId="013ACAD3">
      <w:pPr>
        <w:spacing w:after="0" w:line="240" w:lineRule="auto"/>
        <w:rPr>
          <w:rFonts w:ascii="Times New Roman" w:hAnsi="Times New Roman"/>
          <w:b/>
          <w:i/>
          <w:sz w:val="24"/>
          <w:szCs w:val="24"/>
        </w:rPr>
      </w:pPr>
    </w:p>
    <w:tbl>
      <w:tblPr>
        <w:tblW w:w="9072" w:type="dxa"/>
        <w:tblInd w:w="80" w:type="dxa"/>
        <w:tblBorders>
          <w:top w:val="single" w:color="auto" w:sz="6" w:space="0"/>
          <w:left w:val="single" w:color="auto" w:sz="6" w:space="0"/>
          <w:bottom w:val="single" w:color="auto" w:sz="6" w:space="0"/>
          <w:right w:val="single" w:color="auto" w:sz="6" w:space="0"/>
        </w:tblBorders>
        <w:tblLayout w:type="fixed"/>
        <w:tblCellMar>
          <w:left w:w="80" w:type="dxa"/>
          <w:right w:w="80" w:type="dxa"/>
        </w:tblCellMar>
        <w:tblLook w:val="0000" w:firstRow="0" w:lastRow="0" w:firstColumn="0" w:lastColumn="0" w:noHBand="0" w:noVBand="0"/>
      </w:tblPr>
      <w:tblGrid>
        <w:gridCol w:w="2127"/>
        <w:gridCol w:w="3235"/>
        <w:gridCol w:w="1726"/>
        <w:gridCol w:w="1984"/>
      </w:tblGrid>
      <w:tr w:rsidRPr="00EA44FF" w:rsidR="00B35DA0" w:rsidTr="00AF1E41" w14:paraId="6FD2D41A" w14:textId="77777777">
        <w:trPr>
          <w:cantSplit/>
        </w:trPr>
        <w:tc>
          <w:tcPr>
            <w:tcW w:w="2127" w:type="dxa"/>
            <w:tcBorders>
              <w:top w:val="single" w:color="808080" w:sz="6" w:space="0"/>
              <w:left w:val="single" w:color="808080" w:sz="6" w:space="0"/>
              <w:bottom w:val="single" w:color="808080" w:sz="6" w:space="0"/>
              <w:right w:val="single" w:color="FFFFFF" w:sz="6" w:space="0"/>
            </w:tcBorders>
            <w:shd w:val="clear" w:color="auto" w:fill="808080"/>
            <w:vAlign w:val="center"/>
          </w:tcPr>
          <w:p w:rsidRPr="00EA44FF" w:rsidR="00924F64" w:rsidP="00AF1E41" w:rsidRDefault="00924F64" w14:paraId="22548B28"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Cargo</w:t>
            </w:r>
          </w:p>
        </w:tc>
        <w:tc>
          <w:tcPr>
            <w:tcW w:w="3235"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924F64" w:rsidP="00AF1E41" w:rsidRDefault="00924F64" w14:paraId="206B3834"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Nombre</w:t>
            </w:r>
          </w:p>
        </w:tc>
        <w:tc>
          <w:tcPr>
            <w:tcW w:w="1726"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924F64" w:rsidP="00AF1E41" w:rsidRDefault="00924F64" w14:paraId="4C57DEFC"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Firma</w:t>
            </w:r>
          </w:p>
        </w:tc>
        <w:tc>
          <w:tcPr>
            <w:tcW w:w="1984" w:type="dxa"/>
            <w:tcBorders>
              <w:top w:val="single" w:color="808080" w:sz="6" w:space="0"/>
              <w:left w:val="single" w:color="FFFFFF" w:sz="6" w:space="0"/>
              <w:bottom w:val="single" w:color="808080" w:sz="6" w:space="0"/>
              <w:right w:val="single" w:color="808080" w:sz="6" w:space="0"/>
            </w:tcBorders>
            <w:shd w:val="clear" w:color="auto" w:fill="808080"/>
            <w:vAlign w:val="center"/>
          </w:tcPr>
          <w:p w:rsidRPr="00EA44FF" w:rsidR="00924F64" w:rsidP="00AF1E41" w:rsidRDefault="00924F64" w14:paraId="621236F2"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Fecha</w:t>
            </w:r>
          </w:p>
        </w:tc>
      </w:tr>
      <w:tr w:rsidRPr="00EA44FF" w:rsidR="00B35DA0" w:rsidTr="00AF1E41" w14:paraId="30A2C37A" w14:textId="77777777">
        <w:trPr>
          <w:cantSplit/>
          <w:trHeight w:val="292"/>
        </w:trPr>
        <w:tc>
          <w:tcPr>
            <w:tcW w:w="2127"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FE0005" w14:paraId="061FE2C2" w14:textId="0E850A02">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VP de Negocios</w:t>
            </w:r>
          </w:p>
        </w:tc>
        <w:tc>
          <w:tcPr>
            <w:tcW w:w="3235"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FE0005" w14:paraId="104AE2F4" w14:textId="20DDBAC8">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Juan David Campuzano</w:t>
            </w:r>
          </w:p>
        </w:tc>
        <w:tc>
          <w:tcPr>
            <w:tcW w:w="1726"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063A79" w14:paraId="23F16024" w14:textId="73B65CBD">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Mail</w:t>
            </w: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924F64" w14:paraId="7E021313" w14:textId="6E0A62D4">
            <w:pPr>
              <w:pStyle w:val="normal-10"/>
              <w:widowControl/>
              <w:spacing w:before="0" w:after="0"/>
              <w:jc w:val="left"/>
              <w:rPr>
                <w:rFonts w:ascii="Times New Roman" w:hAnsi="Times New Roman" w:cs="Times New Roman"/>
                <w:sz w:val="24"/>
                <w:szCs w:val="24"/>
                <w:lang w:val="es-ES"/>
              </w:rPr>
            </w:pPr>
          </w:p>
        </w:tc>
      </w:tr>
      <w:tr w:rsidRPr="00EA44FF" w:rsidR="00924F64" w:rsidTr="00AF1E41" w14:paraId="6288485B" w14:textId="77777777">
        <w:trPr>
          <w:cantSplit/>
          <w:trHeight w:val="292"/>
        </w:trPr>
        <w:tc>
          <w:tcPr>
            <w:tcW w:w="2127"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912BCD" w14:paraId="6CFF1871" w14:textId="6C33EC81">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Especialista de Negocios</w:t>
            </w:r>
          </w:p>
        </w:tc>
        <w:tc>
          <w:tcPr>
            <w:tcW w:w="3235"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912BCD" w14:paraId="11598C22" w14:textId="1F04F711">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Christian Casa</w:t>
            </w:r>
          </w:p>
        </w:tc>
        <w:tc>
          <w:tcPr>
            <w:tcW w:w="1726"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880B22" w14:paraId="3361A92D" w14:textId="402D162F">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Mail</w:t>
            </w: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924F64" w:rsidP="00AF1E41" w:rsidRDefault="00924F64" w14:paraId="44A3FF5C" w14:textId="61BEA797">
            <w:pPr>
              <w:pStyle w:val="normal-10"/>
              <w:widowControl/>
              <w:spacing w:before="0" w:after="0"/>
              <w:jc w:val="left"/>
              <w:rPr>
                <w:rFonts w:ascii="Times New Roman" w:hAnsi="Times New Roman" w:cs="Times New Roman"/>
                <w:sz w:val="24"/>
                <w:szCs w:val="24"/>
                <w:lang w:val="es-ES"/>
              </w:rPr>
            </w:pPr>
          </w:p>
        </w:tc>
      </w:tr>
    </w:tbl>
    <w:p w:rsidR="00924F64" w:rsidP="00924F64" w:rsidRDefault="00924F64" w14:paraId="4783B21B" w14:textId="77777777">
      <w:pPr>
        <w:spacing w:after="0" w:line="240" w:lineRule="auto"/>
        <w:rPr>
          <w:rFonts w:ascii="Times New Roman" w:hAnsi="Times New Roman"/>
          <w:b/>
          <w:i/>
          <w:sz w:val="24"/>
          <w:szCs w:val="24"/>
        </w:rPr>
      </w:pPr>
    </w:p>
    <w:p w:rsidR="00880B22" w:rsidP="00924F64" w:rsidRDefault="00880B22" w14:paraId="188EEE43" w14:textId="4153D7BC">
      <w:pPr>
        <w:spacing w:after="0" w:line="240" w:lineRule="auto"/>
        <w:rPr>
          <w:rFonts w:ascii="Times New Roman" w:hAnsi="Times New Roman"/>
          <w:b/>
          <w:i/>
          <w:sz w:val="24"/>
          <w:szCs w:val="24"/>
        </w:rPr>
      </w:pPr>
    </w:p>
    <w:p w:rsidRPr="00EA44FF" w:rsidR="00A12E20" w:rsidP="00924F64" w:rsidRDefault="00A12E20" w14:paraId="222FF63E" w14:textId="77777777">
      <w:pPr>
        <w:spacing w:after="0" w:line="240" w:lineRule="auto"/>
        <w:rPr>
          <w:rFonts w:ascii="Times New Roman" w:hAnsi="Times New Roman"/>
          <w:b/>
          <w:i/>
          <w:sz w:val="24"/>
          <w:szCs w:val="24"/>
        </w:rPr>
      </w:pPr>
    </w:p>
    <w:p w:rsidRPr="00EA44FF" w:rsidR="00924F64" w:rsidP="00924F64" w:rsidRDefault="00924F64" w14:paraId="5E1B6C25" w14:textId="77777777">
      <w:pPr>
        <w:spacing w:after="0" w:line="240" w:lineRule="auto"/>
        <w:rPr>
          <w:rFonts w:ascii="Times New Roman" w:hAnsi="Times New Roman"/>
          <w:i/>
          <w:sz w:val="24"/>
          <w:szCs w:val="24"/>
        </w:rPr>
      </w:pPr>
    </w:p>
    <w:p w:rsidRPr="00EA44FF" w:rsidR="00156D72" w:rsidP="00156D72" w:rsidRDefault="00156D72" w14:paraId="1CE485AE" w14:textId="77777777">
      <w:pPr>
        <w:spacing w:after="0" w:line="240" w:lineRule="auto"/>
        <w:rPr>
          <w:rFonts w:ascii="Times New Roman" w:hAnsi="Times New Roman"/>
          <w:b/>
          <w:i/>
          <w:sz w:val="24"/>
          <w:szCs w:val="24"/>
        </w:rPr>
      </w:pPr>
      <w:r w:rsidRPr="00EA44FF">
        <w:rPr>
          <w:rFonts w:ascii="Times New Roman" w:hAnsi="Times New Roman"/>
          <w:b/>
          <w:i/>
          <w:sz w:val="24"/>
          <w:szCs w:val="24"/>
        </w:rPr>
        <w:t>Usuarios Involucrados</w:t>
      </w:r>
    </w:p>
    <w:p w:rsidRPr="00EA44FF" w:rsidR="00156D72" w:rsidP="00156D72" w:rsidRDefault="00156D72" w14:paraId="1CE485AF" w14:textId="77777777">
      <w:pPr>
        <w:spacing w:after="0" w:line="240" w:lineRule="auto"/>
        <w:rPr>
          <w:rFonts w:ascii="Times New Roman" w:hAnsi="Times New Roman"/>
          <w:b/>
          <w:sz w:val="24"/>
          <w:szCs w:val="24"/>
        </w:rPr>
      </w:pPr>
    </w:p>
    <w:tbl>
      <w:tblPr>
        <w:tblW w:w="9072" w:type="dxa"/>
        <w:tblInd w:w="80" w:type="dxa"/>
        <w:tblBorders>
          <w:top w:val="single" w:color="auto" w:sz="6" w:space="0"/>
          <w:left w:val="single" w:color="auto" w:sz="6" w:space="0"/>
          <w:bottom w:val="single" w:color="auto" w:sz="6" w:space="0"/>
          <w:right w:val="single" w:color="auto" w:sz="6" w:space="0"/>
        </w:tblBorders>
        <w:tblLayout w:type="fixed"/>
        <w:tblCellMar>
          <w:left w:w="80" w:type="dxa"/>
          <w:right w:w="80" w:type="dxa"/>
        </w:tblCellMar>
        <w:tblLook w:val="0000" w:firstRow="0" w:lastRow="0" w:firstColumn="0" w:lastColumn="0" w:noHBand="0" w:noVBand="0"/>
      </w:tblPr>
      <w:tblGrid>
        <w:gridCol w:w="2127"/>
        <w:gridCol w:w="3235"/>
        <w:gridCol w:w="1726"/>
        <w:gridCol w:w="1984"/>
      </w:tblGrid>
      <w:tr w:rsidRPr="00EA44FF" w:rsidR="00B35DA0" w:rsidTr="00110511" w14:paraId="1CE485B4" w14:textId="77777777">
        <w:trPr>
          <w:cantSplit/>
        </w:trPr>
        <w:tc>
          <w:tcPr>
            <w:tcW w:w="2127" w:type="dxa"/>
            <w:tcBorders>
              <w:top w:val="single" w:color="808080" w:sz="6" w:space="0"/>
              <w:left w:val="single" w:color="808080" w:sz="6" w:space="0"/>
              <w:bottom w:val="single" w:color="808080" w:sz="6" w:space="0"/>
              <w:right w:val="single" w:color="FFFFFF" w:sz="6" w:space="0"/>
            </w:tcBorders>
            <w:shd w:val="clear" w:color="auto" w:fill="808080"/>
            <w:vAlign w:val="center"/>
          </w:tcPr>
          <w:p w:rsidRPr="00EA44FF" w:rsidR="00156D72" w:rsidP="00110511" w:rsidRDefault="00156D72" w14:paraId="1CE485B0"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Cargo</w:t>
            </w:r>
          </w:p>
        </w:tc>
        <w:tc>
          <w:tcPr>
            <w:tcW w:w="3235"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156D72" w:rsidP="00110511" w:rsidRDefault="00156D72" w14:paraId="1CE485B1"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Nombre</w:t>
            </w:r>
          </w:p>
        </w:tc>
        <w:tc>
          <w:tcPr>
            <w:tcW w:w="1726"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156D72" w:rsidP="00110511" w:rsidRDefault="00156D72" w14:paraId="1CE485B2"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Firma</w:t>
            </w:r>
          </w:p>
        </w:tc>
        <w:tc>
          <w:tcPr>
            <w:tcW w:w="1984" w:type="dxa"/>
            <w:tcBorders>
              <w:top w:val="single" w:color="808080" w:sz="6" w:space="0"/>
              <w:left w:val="single" w:color="FFFFFF" w:sz="6" w:space="0"/>
              <w:bottom w:val="single" w:color="808080" w:sz="6" w:space="0"/>
              <w:right w:val="single" w:color="808080" w:sz="6" w:space="0"/>
            </w:tcBorders>
            <w:shd w:val="clear" w:color="auto" w:fill="808080"/>
            <w:vAlign w:val="center"/>
          </w:tcPr>
          <w:p w:rsidRPr="00EA44FF" w:rsidR="00156D72" w:rsidP="00110511" w:rsidRDefault="00156D72" w14:paraId="1CE485B3"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Fecha</w:t>
            </w:r>
          </w:p>
        </w:tc>
      </w:tr>
      <w:tr w:rsidRPr="00EA44FF" w:rsidR="00B35DA0" w:rsidTr="00694E19" w14:paraId="1CE485B9" w14:textId="77777777">
        <w:trPr>
          <w:cantSplit/>
          <w:trHeight w:val="292"/>
        </w:trPr>
        <w:tc>
          <w:tcPr>
            <w:tcW w:w="2127" w:type="dxa"/>
            <w:tcBorders>
              <w:top w:val="single" w:color="808080" w:sz="6" w:space="0"/>
              <w:left w:val="single" w:color="808080" w:sz="6" w:space="0"/>
              <w:bottom w:val="single" w:color="808080" w:sz="6" w:space="0"/>
              <w:right w:val="single" w:color="808080" w:sz="6" w:space="0"/>
            </w:tcBorders>
            <w:vAlign w:val="center"/>
          </w:tcPr>
          <w:p w:rsidRPr="00EA44FF" w:rsidR="00156D72" w:rsidP="00110511" w:rsidRDefault="00FB58C1" w14:paraId="1CE485B5" w14:textId="20A36EE0">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COO</w:t>
            </w:r>
          </w:p>
        </w:tc>
        <w:tc>
          <w:tcPr>
            <w:tcW w:w="3235" w:type="dxa"/>
            <w:tcBorders>
              <w:top w:val="single" w:color="808080" w:sz="6" w:space="0"/>
              <w:left w:val="single" w:color="808080" w:sz="6" w:space="0"/>
              <w:bottom w:val="single" w:color="808080" w:sz="6" w:space="0"/>
              <w:right w:val="single" w:color="808080" w:sz="6" w:space="0"/>
            </w:tcBorders>
            <w:vAlign w:val="center"/>
          </w:tcPr>
          <w:p w:rsidRPr="00EA44FF" w:rsidR="00156D72" w:rsidP="00110511" w:rsidRDefault="00FB58C1" w14:paraId="1CE485B6" w14:textId="6D563B0F">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Juan Arroyo</w:t>
            </w:r>
          </w:p>
        </w:tc>
        <w:tc>
          <w:tcPr>
            <w:tcW w:w="1726" w:type="dxa"/>
            <w:tcBorders>
              <w:top w:val="single" w:color="808080" w:sz="6" w:space="0"/>
              <w:left w:val="single" w:color="808080" w:sz="6" w:space="0"/>
              <w:bottom w:val="single" w:color="808080" w:sz="6" w:space="0"/>
              <w:right w:val="single" w:color="808080" w:sz="6" w:space="0"/>
            </w:tcBorders>
            <w:vAlign w:val="center"/>
          </w:tcPr>
          <w:p w:rsidRPr="00EA44FF" w:rsidR="00156D72" w:rsidP="00110511" w:rsidRDefault="00063A79" w14:paraId="1CE485B7" w14:textId="65BC7F61">
            <w:pPr>
              <w:pStyle w:val="normal-10"/>
              <w:widowControl/>
              <w:spacing w:before="0" w:after="0"/>
              <w:jc w:val="left"/>
              <w:rPr>
                <w:rFonts w:ascii="Times New Roman" w:hAnsi="Times New Roman" w:cs="Times New Roman"/>
                <w:sz w:val="24"/>
                <w:szCs w:val="24"/>
                <w:lang w:val="es-ES"/>
              </w:rPr>
            </w:pPr>
            <w:r>
              <w:rPr>
                <w:rFonts w:ascii="Times New Roman" w:hAnsi="Times New Roman" w:cs="Times New Roman"/>
                <w:sz w:val="24"/>
                <w:szCs w:val="24"/>
                <w:lang w:val="es-ES"/>
              </w:rPr>
              <w:t>Mail</w:t>
            </w: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156D72" w:rsidP="00110511" w:rsidRDefault="00156D72" w14:paraId="1CE485B8" w14:textId="48880CFB">
            <w:pPr>
              <w:pStyle w:val="normal-10"/>
              <w:widowControl/>
              <w:spacing w:before="0" w:after="0"/>
              <w:jc w:val="left"/>
              <w:rPr>
                <w:rFonts w:ascii="Times New Roman" w:hAnsi="Times New Roman" w:cs="Times New Roman"/>
                <w:sz w:val="24"/>
                <w:szCs w:val="24"/>
                <w:lang w:val="es-ES"/>
              </w:rPr>
            </w:pPr>
          </w:p>
        </w:tc>
      </w:tr>
      <w:tr w:rsidRPr="00EA44FF" w:rsidR="00924F64" w:rsidTr="00694E19" w14:paraId="428BC8B4" w14:textId="77777777">
        <w:trPr>
          <w:cantSplit/>
          <w:trHeight w:val="292"/>
        </w:trPr>
        <w:tc>
          <w:tcPr>
            <w:tcW w:w="2127" w:type="dxa"/>
            <w:tcBorders>
              <w:top w:val="single" w:color="808080" w:sz="6" w:space="0"/>
              <w:left w:val="single" w:color="808080" w:sz="6" w:space="0"/>
              <w:bottom w:val="single" w:color="808080" w:sz="6" w:space="0"/>
              <w:right w:val="single" w:color="808080" w:sz="6" w:space="0"/>
            </w:tcBorders>
            <w:vAlign w:val="center"/>
          </w:tcPr>
          <w:p w:rsidRPr="00EA44FF" w:rsidR="00924F64" w:rsidP="00110511" w:rsidRDefault="00924F64" w14:paraId="58D78669" w14:textId="77777777">
            <w:pPr>
              <w:pStyle w:val="normal-10"/>
              <w:widowControl/>
              <w:spacing w:before="0" w:after="0"/>
              <w:jc w:val="left"/>
              <w:rPr>
                <w:rFonts w:ascii="Times New Roman" w:hAnsi="Times New Roman" w:cs="Times New Roman"/>
                <w:sz w:val="24"/>
                <w:szCs w:val="24"/>
                <w:lang w:val="es-ES"/>
              </w:rPr>
            </w:pPr>
          </w:p>
        </w:tc>
        <w:tc>
          <w:tcPr>
            <w:tcW w:w="3235" w:type="dxa"/>
            <w:tcBorders>
              <w:top w:val="single" w:color="808080" w:sz="6" w:space="0"/>
              <w:left w:val="single" w:color="808080" w:sz="6" w:space="0"/>
              <w:bottom w:val="single" w:color="808080" w:sz="6" w:space="0"/>
              <w:right w:val="single" w:color="808080" w:sz="6" w:space="0"/>
            </w:tcBorders>
            <w:vAlign w:val="center"/>
          </w:tcPr>
          <w:p w:rsidRPr="00EA44FF" w:rsidR="00924F64" w:rsidP="00110511" w:rsidRDefault="00924F64" w14:paraId="5F4C591D" w14:textId="77777777">
            <w:pPr>
              <w:pStyle w:val="normal-10"/>
              <w:widowControl/>
              <w:spacing w:before="0" w:after="0"/>
              <w:jc w:val="left"/>
              <w:rPr>
                <w:rFonts w:ascii="Times New Roman" w:hAnsi="Times New Roman" w:cs="Times New Roman"/>
                <w:sz w:val="24"/>
                <w:szCs w:val="24"/>
                <w:lang w:val="es-ES"/>
              </w:rPr>
            </w:pPr>
          </w:p>
        </w:tc>
        <w:tc>
          <w:tcPr>
            <w:tcW w:w="1726" w:type="dxa"/>
            <w:tcBorders>
              <w:top w:val="single" w:color="808080" w:sz="6" w:space="0"/>
              <w:left w:val="single" w:color="808080" w:sz="6" w:space="0"/>
              <w:bottom w:val="single" w:color="808080" w:sz="6" w:space="0"/>
              <w:right w:val="single" w:color="808080" w:sz="6" w:space="0"/>
            </w:tcBorders>
            <w:vAlign w:val="center"/>
          </w:tcPr>
          <w:p w:rsidRPr="00EA44FF" w:rsidR="00924F64" w:rsidP="00110511" w:rsidRDefault="00924F64" w14:paraId="0F0387C1" w14:textId="77777777">
            <w:pPr>
              <w:pStyle w:val="normal-10"/>
              <w:widowControl/>
              <w:spacing w:before="0" w:after="0"/>
              <w:jc w:val="left"/>
              <w:rPr>
                <w:rFonts w:ascii="Times New Roman" w:hAnsi="Times New Roman" w:cs="Times New Roman"/>
                <w:sz w:val="24"/>
                <w:szCs w:val="24"/>
                <w:lang w:val="es-ES"/>
              </w:rPr>
            </w:pP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924F64" w:rsidP="00110511" w:rsidRDefault="00924F64" w14:paraId="157B9EE7" w14:textId="77777777">
            <w:pPr>
              <w:pStyle w:val="normal-10"/>
              <w:widowControl/>
              <w:spacing w:before="0" w:after="0"/>
              <w:jc w:val="left"/>
              <w:rPr>
                <w:rFonts w:ascii="Times New Roman" w:hAnsi="Times New Roman" w:cs="Times New Roman"/>
                <w:sz w:val="24"/>
                <w:szCs w:val="24"/>
                <w:lang w:val="es-ES"/>
              </w:rPr>
            </w:pPr>
          </w:p>
        </w:tc>
      </w:tr>
    </w:tbl>
    <w:p w:rsidR="001E2DE0" w:rsidP="001E2DE0" w:rsidRDefault="001E2DE0" w14:paraId="1CE485D5" w14:textId="77777777">
      <w:pPr>
        <w:spacing w:after="0" w:line="240" w:lineRule="auto"/>
        <w:rPr>
          <w:rFonts w:ascii="Times New Roman" w:hAnsi="Times New Roman"/>
          <w:b/>
          <w:sz w:val="24"/>
          <w:szCs w:val="24"/>
        </w:rPr>
      </w:pPr>
    </w:p>
    <w:p w:rsidR="00C07596" w:rsidP="001E2DE0" w:rsidRDefault="00C07596" w14:paraId="3F9D31CE" w14:textId="2666D02D">
      <w:pPr>
        <w:spacing w:after="0" w:line="240" w:lineRule="auto"/>
        <w:rPr>
          <w:rFonts w:ascii="Times New Roman" w:hAnsi="Times New Roman"/>
          <w:b/>
          <w:sz w:val="24"/>
          <w:szCs w:val="24"/>
        </w:rPr>
      </w:pPr>
    </w:p>
    <w:p w:rsidRPr="00EA44FF" w:rsidR="00C07596" w:rsidP="001E2DE0" w:rsidRDefault="00C07596" w14:paraId="2A0C8182" w14:textId="77777777">
      <w:pPr>
        <w:spacing w:after="0" w:line="240" w:lineRule="auto"/>
        <w:rPr>
          <w:rFonts w:ascii="Times New Roman" w:hAnsi="Times New Roman"/>
          <w:b/>
          <w:sz w:val="24"/>
          <w:szCs w:val="24"/>
        </w:rPr>
      </w:pPr>
    </w:p>
    <w:p w:rsidRPr="00EA44FF" w:rsidR="001E2DE0" w:rsidP="005A0E18" w:rsidRDefault="005A0E18" w14:paraId="1CE485D6" w14:textId="2543F539">
      <w:pPr>
        <w:spacing w:after="0" w:line="240" w:lineRule="auto"/>
        <w:jc w:val="center"/>
        <w:rPr>
          <w:rFonts w:ascii="Times New Roman" w:hAnsi="Times New Roman"/>
          <w:b/>
          <w:sz w:val="24"/>
          <w:szCs w:val="24"/>
        </w:rPr>
      </w:pPr>
      <w:r w:rsidRPr="00EA44FF">
        <w:rPr>
          <w:rFonts w:ascii="Times New Roman" w:hAnsi="Times New Roman"/>
          <w:b/>
          <w:sz w:val="24"/>
          <w:szCs w:val="24"/>
        </w:rPr>
        <w:t>REVISIÓN</w:t>
      </w:r>
      <w:r w:rsidRPr="00EA44FF" w:rsidR="001E2DE0">
        <w:rPr>
          <w:rFonts w:ascii="Times New Roman" w:hAnsi="Times New Roman"/>
          <w:b/>
          <w:sz w:val="24"/>
          <w:szCs w:val="24"/>
        </w:rPr>
        <w:t xml:space="preserve"> </w:t>
      </w:r>
      <w:r w:rsidRPr="00EA44FF" w:rsidR="00482EAA">
        <w:rPr>
          <w:rFonts w:ascii="Times New Roman" w:hAnsi="Times New Roman"/>
          <w:b/>
          <w:sz w:val="24"/>
          <w:szCs w:val="24"/>
        </w:rPr>
        <w:t>INNOVACIÓN Y PROYECTOS</w:t>
      </w:r>
    </w:p>
    <w:p w:rsidRPr="00EA44FF" w:rsidR="001E2DE0" w:rsidP="001E2DE0" w:rsidRDefault="001E2DE0" w14:paraId="1CE485D7" w14:textId="77777777">
      <w:pPr>
        <w:spacing w:after="0" w:line="240" w:lineRule="auto"/>
        <w:rPr>
          <w:rFonts w:ascii="Times New Roman" w:hAnsi="Times New Roman"/>
          <w:b/>
          <w:sz w:val="24"/>
          <w:szCs w:val="24"/>
        </w:rPr>
      </w:pPr>
    </w:p>
    <w:tbl>
      <w:tblPr>
        <w:tblW w:w="9072" w:type="dxa"/>
        <w:tblInd w:w="80" w:type="dxa"/>
        <w:tblBorders>
          <w:top w:val="single" w:color="auto" w:sz="6" w:space="0"/>
          <w:left w:val="single" w:color="auto" w:sz="6" w:space="0"/>
          <w:bottom w:val="single" w:color="auto" w:sz="6" w:space="0"/>
          <w:right w:val="single" w:color="auto" w:sz="6" w:space="0"/>
        </w:tblBorders>
        <w:tblLayout w:type="fixed"/>
        <w:tblCellMar>
          <w:left w:w="80" w:type="dxa"/>
          <w:right w:w="80" w:type="dxa"/>
        </w:tblCellMar>
        <w:tblLook w:val="0000" w:firstRow="0" w:lastRow="0" w:firstColumn="0" w:lastColumn="0" w:noHBand="0" w:noVBand="0"/>
      </w:tblPr>
      <w:tblGrid>
        <w:gridCol w:w="2127"/>
        <w:gridCol w:w="3205"/>
        <w:gridCol w:w="1756"/>
        <w:gridCol w:w="1984"/>
      </w:tblGrid>
      <w:tr w:rsidRPr="00EA44FF" w:rsidR="00B35DA0" w:rsidTr="00110511" w14:paraId="1CE485DC" w14:textId="77777777">
        <w:trPr>
          <w:cantSplit/>
          <w:trHeight w:val="277"/>
        </w:trPr>
        <w:tc>
          <w:tcPr>
            <w:tcW w:w="2127" w:type="dxa"/>
            <w:tcBorders>
              <w:top w:val="single" w:color="808080" w:sz="6" w:space="0"/>
              <w:left w:val="single" w:color="808080" w:sz="6" w:space="0"/>
              <w:bottom w:val="single" w:color="808080" w:sz="6" w:space="0"/>
              <w:right w:val="single" w:color="FFFFFF" w:sz="6" w:space="0"/>
            </w:tcBorders>
            <w:shd w:val="clear" w:color="auto" w:fill="808080"/>
            <w:vAlign w:val="center"/>
          </w:tcPr>
          <w:p w:rsidRPr="00EA44FF" w:rsidR="001E2DE0" w:rsidP="00110511" w:rsidRDefault="001E2DE0" w14:paraId="1CE485D8"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Cargo</w:t>
            </w:r>
          </w:p>
        </w:tc>
        <w:tc>
          <w:tcPr>
            <w:tcW w:w="3205" w:type="dxa"/>
            <w:tcBorders>
              <w:top w:val="single" w:color="808080" w:sz="6" w:space="0"/>
              <w:left w:val="single" w:color="FFFFFF" w:sz="6" w:space="0"/>
              <w:bottom w:val="single" w:color="808080" w:sz="6" w:space="0"/>
              <w:right w:val="single" w:color="FFFFFF" w:sz="6" w:space="0"/>
            </w:tcBorders>
            <w:shd w:val="clear" w:color="auto" w:fill="808080"/>
            <w:vAlign w:val="center"/>
          </w:tcPr>
          <w:p w:rsidRPr="00EA44FF" w:rsidR="001E2DE0" w:rsidP="00110511" w:rsidRDefault="00924F64" w14:paraId="1CE485D9" w14:textId="79266458">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Responsable</w:t>
            </w:r>
          </w:p>
        </w:tc>
        <w:tc>
          <w:tcPr>
            <w:tcW w:w="1756" w:type="dxa"/>
            <w:tcBorders>
              <w:top w:val="single" w:color="808080" w:sz="6" w:space="0"/>
              <w:left w:val="single" w:color="FFFFFF" w:sz="6" w:space="0"/>
              <w:bottom w:val="single" w:color="808080" w:sz="6" w:space="0"/>
              <w:right w:val="single" w:color="808080" w:sz="6" w:space="0"/>
            </w:tcBorders>
            <w:shd w:val="clear" w:color="auto" w:fill="808080"/>
            <w:vAlign w:val="center"/>
          </w:tcPr>
          <w:p w:rsidRPr="00EA44FF" w:rsidR="001E2DE0" w:rsidP="00110511" w:rsidRDefault="001E2DE0" w14:paraId="1CE485DA" w14:textId="77777777">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Firma</w:t>
            </w:r>
          </w:p>
        </w:tc>
        <w:tc>
          <w:tcPr>
            <w:tcW w:w="1984" w:type="dxa"/>
            <w:tcBorders>
              <w:top w:val="single" w:color="808080" w:sz="6" w:space="0"/>
              <w:left w:val="single" w:color="FFFFFF" w:sz="6" w:space="0"/>
              <w:bottom w:val="single" w:color="808080" w:sz="6" w:space="0"/>
              <w:right w:val="single" w:color="808080" w:sz="6" w:space="0"/>
            </w:tcBorders>
            <w:shd w:val="clear" w:color="auto" w:fill="808080"/>
          </w:tcPr>
          <w:p w:rsidRPr="00EA44FF" w:rsidR="001E2DE0" w:rsidP="00110511" w:rsidRDefault="00924F64" w14:paraId="1CE485DB" w14:textId="58EC4B18">
            <w:pPr>
              <w:pStyle w:val="Controldoc"/>
              <w:widowControl/>
              <w:spacing w:before="0" w:after="0"/>
              <w:rPr>
                <w:rFonts w:ascii="Times New Roman" w:hAnsi="Times New Roman" w:cs="Times New Roman"/>
                <w:color w:val="auto"/>
                <w:sz w:val="24"/>
                <w:szCs w:val="24"/>
                <w:lang w:val="es-ES"/>
              </w:rPr>
            </w:pPr>
            <w:r w:rsidRPr="00EA44FF">
              <w:rPr>
                <w:rFonts w:ascii="Times New Roman" w:hAnsi="Times New Roman" w:cs="Times New Roman"/>
                <w:color w:val="auto"/>
                <w:sz w:val="24"/>
                <w:szCs w:val="24"/>
                <w:lang w:val="es-ES"/>
              </w:rPr>
              <w:t xml:space="preserve">Versión </w:t>
            </w:r>
          </w:p>
        </w:tc>
      </w:tr>
      <w:tr w:rsidRPr="00EA44FF" w:rsidR="00B35DA0" w:rsidTr="005A0E18" w14:paraId="1CE485E1" w14:textId="77777777">
        <w:trPr>
          <w:cantSplit/>
          <w:trHeight w:val="388"/>
        </w:trPr>
        <w:tc>
          <w:tcPr>
            <w:tcW w:w="2127" w:type="dxa"/>
            <w:tcBorders>
              <w:top w:val="single" w:color="808080" w:sz="6" w:space="0"/>
              <w:left w:val="single" w:color="808080" w:sz="6" w:space="0"/>
              <w:bottom w:val="single" w:color="808080" w:sz="6" w:space="0"/>
              <w:right w:val="single" w:color="808080" w:sz="6" w:space="0"/>
            </w:tcBorders>
            <w:vAlign w:val="center"/>
          </w:tcPr>
          <w:p w:rsidRPr="00912BCD" w:rsidR="008324BB" w:rsidP="005A0E18" w:rsidRDefault="00912BCD" w14:paraId="1CE485DD" w14:textId="3414BAEF">
            <w:pPr>
              <w:pStyle w:val="normal-10"/>
              <w:widowControl/>
              <w:spacing w:before="0" w:after="0"/>
              <w:jc w:val="center"/>
              <w:rPr>
                <w:rFonts w:ascii="Times New Roman" w:hAnsi="Times New Roman" w:cs="Times New Roman"/>
                <w:sz w:val="24"/>
                <w:szCs w:val="24"/>
                <w:lang w:val="es-ES"/>
              </w:rPr>
            </w:pPr>
            <w:r w:rsidRPr="00912BCD">
              <w:rPr>
                <w:rFonts w:ascii="Times New Roman" w:hAnsi="Times New Roman" w:cs="Times New Roman"/>
                <w:sz w:val="24"/>
                <w:szCs w:val="24"/>
                <w:lang w:val="es-ES"/>
              </w:rPr>
              <w:t>Coordinador de Innovación</w:t>
            </w:r>
          </w:p>
        </w:tc>
        <w:tc>
          <w:tcPr>
            <w:tcW w:w="3205" w:type="dxa"/>
            <w:tcBorders>
              <w:top w:val="single" w:color="808080" w:sz="6" w:space="0"/>
              <w:left w:val="single" w:color="808080" w:sz="6" w:space="0"/>
              <w:bottom w:val="single" w:color="808080" w:sz="6" w:space="0"/>
              <w:right w:val="single" w:color="808080" w:sz="6" w:space="0"/>
            </w:tcBorders>
            <w:vAlign w:val="center"/>
          </w:tcPr>
          <w:p w:rsidRPr="00912BCD" w:rsidR="008324BB" w:rsidP="005A0E18" w:rsidRDefault="00912BCD" w14:paraId="1CE485DE" w14:textId="5185B4F6">
            <w:pPr>
              <w:pStyle w:val="normal-10"/>
              <w:widowControl/>
              <w:spacing w:before="0" w:after="0"/>
              <w:jc w:val="center"/>
              <w:rPr>
                <w:rFonts w:ascii="Times New Roman" w:hAnsi="Times New Roman" w:cs="Times New Roman"/>
                <w:sz w:val="24"/>
                <w:szCs w:val="24"/>
                <w:lang w:val="es-ES"/>
              </w:rPr>
            </w:pPr>
            <w:r w:rsidRPr="00912BCD">
              <w:rPr>
                <w:rFonts w:ascii="Times New Roman" w:hAnsi="Times New Roman" w:cs="Times New Roman"/>
                <w:sz w:val="24"/>
                <w:szCs w:val="24"/>
                <w:lang w:val="es-ES"/>
              </w:rPr>
              <w:t>Jaime Burbano de Lara</w:t>
            </w:r>
          </w:p>
        </w:tc>
        <w:tc>
          <w:tcPr>
            <w:tcW w:w="1756" w:type="dxa"/>
            <w:tcBorders>
              <w:top w:val="single" w:color="808080" w:sz="6" w:space="0"/>
              <w:left w:val="single" w:color="808080" w:sz="6" w:space="0"/>
              <w:bottom w:val="single" w:color="808080" w:sz="6" w:space="0"/>
              <w:right w:val="single" w:color="808080" w:sz="6" w:space="0"/>
            </w:tcBorders>
            <w:vAlign w:val="center"/>
          </w:tcPr>
          <w:p w:rsidRPr="00EA44FF" w:rsidR="008324BB" w:rsidP="005A0E18" w:rsidRDefault="008324BB" w14:paraId="1CE485DF" w14:textId="77777777">
            <w:pPr>
              <w:pStyle w:val="normal-10"/>
              <w:widowControl/>
              <w:spacing w:before="0" w:after="0"/>
              <w:jc w:val="center"/>
              <w:rPr>
                <w:rFonts w:ascii="Times New Roman" w:hAnsi="Times New Roman" w:cs="Times New Roman"/>
                <w:sz w:val="24"/>
                <w:szCs w:val="24"/>
                <w:lang w:val="es-ES"/>
              </w:rPr>
            </w:pP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8324BB" w:rsidP="008324BB" w:rsidRDefault="002F562D" w14:paraId="1CE485E0" w14:textId="1761F2BE">
            <w:pPr>
              <w:pStyle w:val="normal-10"/>
              <w:widowControl/>
              <w:spacing w:before="0" w:after="0"/>
              <w:jc w:val="center"/>
              <w:rPr>
                <w:rFonts w:ascii="Times New Roman" w:hAnsi="Times New Roman" w:cs="Times New Roman"/>
                <w:sz w:val="24"/>
                <w:szCs w:val="24"/>
                <w:lang w:val="es-ES"/>
              </w:rPr>
            </w:pPr>
            <w:r>
              <w:rPr>
                <w:rFonts w:ascii="Times New Roman" w:hAnsi="Times New Roman" w:cs="Times New Roman"/>
                <w:sz w:val="24"/>
                <w:szCs w:val="24"/>
                <w:lang w:val="es-ES"/>
              </w:rPr>
              <w:t>2</w:t>
            </w:r>
          </w:p>
        </w:tc>
      </w:tr>
      <w:tr w:rsidRPr="00EA44FF" w:rsidR="008324BB" w:rsidTr="005A0E18" w14:paraId="1CE485E6" w14:textId="77777777">
        <w:trPr>
          <w:cantSplit/>
          <w:trHeight w:val="474"/>
        </w:trPr>
        <w:tc>
          <w:tcPr>
            <w:tcW w:w="2127" w:type="dxa"/>
            <w:tcBorders>
              <w:top w:val="single" w:color="808080" w:sz="6" w:space="0"/>
              <w:left w:val="single" w:color="808080" w:sz="6" w:space="0"/>
              <w:bottom w:val="single" w:color="808080" w:sz="6" w:space="0"/>
              <w:right w:val="single" w:color="808080" w:sz="6" w:space="0"/>
            </w:tcBorders>
            <w:vAlign w:val="center"/>
          </w:tcPr>
          <w:p w:rsidRPr="00EA44FF" w:rsidR="008324BB" w:rsidP="005A0E18" w:rsidRDefault="008324BB" w14:paraId="1CE485E2" w14:textId="4698DF91">
            <w:pPr>
              <w:pStyle w:val="normal-10"/>
              <w:widowControl/>
              <w:spacing w:before="0" w:after="0"/>
              <w:jc w:val="center"/>
              <w:rPr>
                <w:rFonts w:ascii="Times New Roman" w:hAnsi="Times New Roman" w:cs="Times New Roman"/>
                <w:sz w:val="24"/>
                <w:szCs w:val="24"/>
                <w:lang w:val="es-ES"/>
              </w:rPr>
            </w:pPr>
          </w:p>
        </w:tc>
        <w:tc>
          <w:tcPr>
            <w:tcW w:w="3205" w:type="dxa"/>
            <w:tcBorders>
              <w:top w:val="single" w:color="808080" w:sz="6" w:space="0"/>
              <w:left w:val="single" w:color="808080" w:sz="6" w:space="0"/>
              <w:bottom w:val="single" w:color="808080" w:sz="6" w:space="0"/>
              <w:right w:val="single" w:color="808080" w:sz="6" w:space="0"/>
            </w:tcBorders>
            <w:vAlign w:val="center"/>
          </w:tcPr>
          <w:p w:rsidRPr="00EA44FF" w:rsidR="008324BB" w:rsidP="005A0E18" w:rsidRDefault="008324BB" w14:paraId="1CE485E3" w14:textId="1CBE2B89">
            <w:pPr>
              <w:pStyle w:val="normal-10"/>
              <w:widowControl/>
              <w:spacing w:before="0" w:after="0"/>
              <w:jc w:val="center"/>
              <w:rPr>
                <w:rFonts w:ascii="Times New Roman" w:hAnsi="Times New Roman" w:cs="Times New Roman"/>
                <w:b/>
                <w:sz w:val="24"/>
                <w:szCs w:val="24"/>
                <w:lang w:val="es-ES"/>
              </w:rPr>
            </w:pPr>
          </w:p>
        </w:tc>
        <w:tc>
          <w:tcPr>
            <w:tcW w:w="1756" w:type="dxa"/>
            <w:tcBorders>
              <w:top w:val="single" w:color="808080" w:sz="6" w:space="0"/>
              <w:left w:val="single" w:color="808080" w:sz="6" w:space="0"/>
              <w:bottom w:val="single" w:color="808080" w:sz="6" w:space="0"/>
              <w:right w:val="single" w:color="808080" w:sz="6" w:space="0"/>
            </w:tcBorders>
            <w:vAlign w:val="center"/>
          </w:tcPr>
          <w:p w:rsidRPr="00EA44FF" w:rsidR="008324BB" w:rsidP="005A0E18" w:rsidRDefault="008324BB" w14:paraId="1CE485E4" w14:textId="77777777">
            <w:pPr>
              <w:pStyle w:val="normal-10"/>
              <w:widowControl/>
              <w:spacing w:before="0" w:after="0"/>
              <w:jc w:val="center"/>
              <w:rPr>
                <w:rFonts w:ascii="Times New Roman" w:hAnsi="Times New Roman" w:cs="Times New Roman"/>
                <w:sz w:val="24"/>
                <w:szCs w:val="24"/>
                <w:lang w:val="es-ES"/>
              </w:rPr>
            </w:pPr>
          </w:p>
        </w:tc>
        <w:tc>
          <w:tcPr>
            <w:tcW w:w="1984" w:type="dxa"/>
            <w:tcBorders>
              <w:top w:val="single" w:color="808080" w:sz="6" w:space="0"/>
              <w:left w:val="single" w:color="808080" w:sz="6" w:space="0"/>
              <w:bottom w:val="single" w:color="808080" w:sz="6" w:space="0"/>
              <w:right w:val="single" w:color="808080" w:sz="6" w:space="0"/>
            </w:tcBorders>
            <w:vAlign w:val="center"/>
          </w:tcPr>
          <w:p w:rsidRPr="00EA44FF" w:rsidR="008324BB" w:rsidP="008324BB" w:rsidRDefault="008324BB" w14:paraId="1CE485E5" w14:textId="1B47636E">
            <w:pPr>
              <w:pStyle w:val="normal-10"/>
              <w:widowControl/>
              <w:spacing w:before="0" w:after="0"/>
              <w:jc w:val="center"/>
              <w:rPr>
                <w:rFonts w:ascii="Times New Roman" w:hAnsi="Times New Roman" w:cs="Times New Roman"/>
                <w:sz w:val="24"/>
                <w:szCs w:val="24"/>
                <w:lang w:val="es-ES"/>
              </w:rPr>
            </w:pPr>
          </w:p>
        </w:tc>
      </w:tr>
    </w:tbl>
    <w:p w:rsidR="001E2DE0" w:rsidP="00B16BFF" w:rsidRDefault="001E2DE0" w14:paraId="1CE485EC" w14:textId="77777777">
      <w:pPr>
        <w:spacing w:after="0" w:line="240" w:lineRule="auto"/>
        <w:rPr>
          <w:rFonts w:ascii="Times New Roman" w:hAnsi="Times New Roman"/>
          <w:b/>
          <w:sz w:val="24"/>
          <w:szCs w:val="24"/>
        </w:rPr>
      </w:pPr>
    </w:p>
    <w:p w:rsidR="002D5193" w:rsidP="00B16BFF" w:rsidRDefault="002D5193" w14:paraId="081404B0" w14:textId="77777777">
      <w:pPr>
        <w:spacing w:after="0" w:line="240" w:lineRule="auto"/>
        <w:rPr>
          <w:rFonts w:ascii="Times New Roman" w:hAnsi="Times New Roman"/>
          <w:b/>
          <w:sz w:val="24"/>
          <w:szCs w:val="24"/>
        </w:rPr>
      </w:pPr>
    </w:p>
    <w:p w:rsidR="002D5193" w:rsidP="00B16BFF" w:rsidRDefault="002D5193" w14:paraId="5FC31F91" w14:textId="77777777">
      <w:pPr>
        <w:spacing w:after="0" w:line="240" w:lineRule="auto"/>
        <w:rPr>
          <w:rFonts w:ascii="Times New Roman" w:hAnsi="Times New Roman"/>
          <w:b/>
          <w:sz w:val="24"/>
          <w:szCs w:val="24"/>
        </w:rPr>
      </w:pPr>
    </w:p>
    <w:p w:rsidR="002D5193" w:rsidP="00B16BFF" w:rsidRDefault="002D5193" w14:paraId="7987D710" w14:textId="77777777">
      <w:pPr>
        <w:spacing w:after="0" w:line="240" w:lineRule="auto"/>
        <w:rPr>
          <w:rFonts w:ascii="Times New Roman" w:hAnsi="Times New Roman"/>
          <w:b/>
          <w:sz w:val="24"/>
          <w:szCs w:val="24"/>
        </w:rPr>
      </w:pPr>
    </w:p>
    <w:p w:rsidRPr="00EA44FF" w:rsidR="002D5193" w:rsidP="457AEDA3" w:rsidRDefault="002D5193" w14:paraId="1CCA9AED" w14:textId="4B11BC78">
      <w:pPr>
        <w:spacing w:after="0" w:line="240" w:lineRule="auto"/>
        <w:rPr>
          <w:rFonts w:ascii="Times New Roman" w:hAnsi="Times New Roman"/>
          <w:b/>
          <w:bCs/>
          <w:sz w:val="24"/>
          <w:szCs w:val="24"/>
        </w:rPr>
      </w:pPr>
    </w:p>
    <w:sectPr w:rsidRPr="00EA44FF" w:rsidR="002D5193" w:rsidSect="00D83235">
      <w:headerReference w:type="default" r:id="rId49"/>
      <w:footerReference w:type="default" r:id="rId50"/>
      <w:headerReference w:type="first" r:id="rId51"/>
      <w:footerReference w:type="first" r:id="rId52"/>
      <w:pgSz w:w="12240" w:h="15840" w:orient="portrait"/>
      <w:pgMar w:top="1843" w:right="1701" w:bottom="1418" w:left="1701" w:header="851"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69C" w:rsidP="007A5F1F" w:rsidRDefault="00A1669C" w14:paraId="2F7C8BC9" w14:textId="77777777">
      <w:pPr>
        <w:spacing w:after="0" w:line="240" w:lineRule="auto"/>
      </w:pPr>
      <w:r>
        <w:separator/>
      </w:r>
    </w:p>
  </w:endnote>
  <w:endnote w:type="continuationSeparator" w:id="0">
    <w:p w:rsidR="00A1669C" w:rsidP="007A5F1F" w:rsidRDefault="00A1669C" w14:paraId="4AA048F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YInterstate Light">
    <w:altName w:val="Arial Narrow"/>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273448722"/>
      <w:docPartObj>
        <w:docPartGallery w:val="Page Numbers (Bottom of Page)"/>
        <w:docPartUnique/>
      </w:docPartObj>
      <w:rPr>
        <w:i w:val="1"/>
        <w:iCs w:val="1"/>
        <w:color w:val="BFBFBF" w:themeColor="background1" w:themeShade="BF"/>
        <w:sz w:val="16"/>
        <w:szCs w:val="16"/>
      </w:rPr>
    </w:sdtPr>
    <w:sdtEndPr>
      <w:rPr>
        <w:i w:val="1"/>
        <w:iCs w:val="1"/>
        <w:color w:val="BFBFBF" w:themeColor="background1" w:themeTint="FF" w:themeShade="BF"/>
        <w:sz w:val="16"/>
        <w:szCs w:val="16"/>
      </w:rPr>
    </w:sdtEndPr>
    <w:sdtContent>
      <w:sdt>
        <w:sdtPr>
          <w:id w:val="-1769616900"/>
          <w:docPartObj>
            <w:docPartGallery w:val="Page Numbers (Top of Page)"/>
            <w:docPartUnique/>
          </w:docPartObj>
          <w:rPr>
            <w:i w:val="1"/>
            <w:iCs w:val="1"/>
            <w:color w:val="BFBFBF" w:themeColor="background1" w:themeShade="BF"/>
            <w:sz w:val="16"/>
            <w:szCs w:val="16"/>
          </w:rPr>
        </w:sdtPr>
        <w:sdtEndPr>
          <w:rPr>
            <w:i w:val="1"/>
            <w:iCs w:val="1"/>
            <w:color w:val="BFBFBF" w:themeColor="background1" w:themeTint="FF" w:themeShade="BF"/>
            <w:sz w:val="16"/>
            <w:szCs w:val="16"/>
          </w:rPr>
        </w:sdtEndPr>
        <w:sdtContent>
          <w:p w:rsidRPr="00D83235" w:rsidR="00357B71" w:rsidP="00D83235" w:rsidRDefault="00D83235" w14:paraId="1BA50272" w14:textId="32E16DB6">
            <w:pPr>
              <w:pStyle w:val="Piedepgina"/>
              <w:rPr>
                <w:sz w:val="18"/>
              </w:rPr>
            </w:pPr>
            <w:r>
              <w:rPr>
                <w:noProof/>
              </w:rPr>
              <mc:AlternateContent>
                <mc:Choice Requires="wps">
                  <w:drawing>
                    <wp:anchor distT="0" distB="0" distL="114300" distR="114300" simplePos="0" relativeHeight="251658243" behindDoc="0" locked="0" layoutInCell="1" allowOverlap="1" wp14:anchorId="43BF5347" wp14:editId="7CD74178">
                      <wp:simplePos x="0" y="0"/>
                      <wp:positionH relativeFrom="column">
                        <wp:posOffset>-352425</wp:posOffset>
                      </wp:positionH>
                      <wp:positionV relativeFrom="paragraph">
                        <wp:posOffset>-57150</wp:posOffset>
                      </wp:positionV>
                      <wp:extent cx="604800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0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72E830B1">
                    <v:line id="Conector recto 4"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040]" from="-27.75pt,-4.5pt" to="448.45pt,-4.5pt" w14:anchorId="64E1BD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XimQEAAIg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"/>
                  </w:pict>
                </mc:Fallback>
              </mc:AlternateContent>
            </w:r>
            <w:r w:rsidRPr="001D0B5A">
              <w:rPr>
                <w:sz w:val="18"/>
              </w:rPr>
              <w:t xml:space="preserve">Confidencial </w:t>
            </w:r>
            <w:r>
              <w:rPr>
                <w:sz w:val="18"/>
              </w:rPr>
              <w:tab/>
            </w:r>
            <w:r>
              <w:rPr>
                <w:sz w:val="18"/>
              </w:rPr>
              <w:tab/>
            </w:r>
            <w:r w:rsidRPr="00357B71" w:rsidR="00357B71">
              <w:rPr>
                <w:i/>
                <w:iCs/>
                <w:color w:val="BFBFBF" w:themeColor="background1" w:themeShade="BF"/>
                <w:sz w:val="16"/>
                <w:szCs w:val="16"/>
                <w:lang w:val="es-ES"/>
              </w:rPr>
              <w:t xml:space="preserve">Página </w:t>
            </w:r>
            <w:r w:rsidRPr="00357B71" w:rsidR="00357B71">
              <w:rPr>
                <w:b/>
                <w:bCs/>
                <w:i/>
                <w:iCs/>
                <w:color w:val="BFBFBF" w:themeColor="background1" w:themeShade="BF"/>
                <w:sz w:val="16"/>
                <w:szCs w:val="16"/>
              </w:rPr>
              <w:fldChar w:fldCharType="begin"/>
            </w:r>
            <w:r w:rsidRPr="00357B71" w:rsidR="00357B71">
              <w:rPr>
                <w:b/>
                <w:bCs/>
                <w:i/>
                <w:iCs/>
                <w:color w:val="BFBFBF" w:themeColor="background1" w:themeShade="BF"/>
                <w:sz w:val="16"/>
                <w:szCs w:val="16"/>
              </w:rPr>
              <w:instrText>PAGE</w:instrText>
            </w:r>
            <w:r w:rsidRPr="00357B71" w:rsidR="00357B71">
              <w:rPr>
                <w:b/>
                <w:bCs/>
                <w:i/>
                <w:iCs/>
                <w:color w:val="BFBFBF" w:themeColor="background1" w:themeShade="BF"/>
                <w:sz w:val="16"/>
                <w:szCs w:val="16"/>
              </w:rPr>
              <w:fldChar w:fldCharType="separate"/>
            </w:r>
            <w:r w:rsidRPr="00357B71" w:rsidR="00357B71">
              <w:rPr>
                <w:b/>
                <w:bCs/>
                <w:i/>
                <w:iCs/>
                <w:color w:val="BFBFBF" w:themeColor="background1" w:themeShade="BF"/>
                <w:sz w:val="16"/>
                <w:szCs w:val="16"/>
                <w:lang w:val="es-ES"/>
              </w:rPr>
              <w:t>2</w:t>
            </w:r>
            <w:r w:rsidRPr="00357B71" w:rsidR="00357B71">
              <w:rPr>
                <w:b/>
                <w:bCs/>
                <w:i/>
                <w:iCs/>
                <w:color w:val="BFBFBF" w:themeColor="background1" w:themeShade="BF"/>
                <w:sz w:val="16"/>
                <w:szCs w:val="16"/>
              </w:rPr>
              <w:fldChar w:fldCharType="end"/>
            </w:r>
            <w:r w:rsidRPr="00357B71" w:rsidR="00357B71">
              <w:rPr>
                <w:i/>
                <w:iCs/>
                <w:color w:val="BFBFBF" w:themeColor="background1" w:themeShade="BF"/>
                <w:sz w:val="16"/>
                <w:szCs w:val="16"/>
                <w:lang w:val="es-ES"/>
              </w:rPr>
              <w:t xml:space="preserve"> de </w:t>
            </w:r>
            <w:r w:rsidRPr="00357B71" w:rsidR="00357B71">
              <w:rPr>
                <w:b/>
                <w:bCs/>
                <w:i/>
                <w:iCs/>
                <w:color w:val="BFBFBF" w:themeColor="background1" w:themeShade="BF"/>
                <w:sz w:val="16"/>
                <w:szCs w:val="16"/>
              </w:rPr>
              <w:fldChar w:fldCharType="begin"/>
            </w:r>
            <w:r w:rsidRPr="00357B71" w:rsidR="00357B71">
              <w:rPr>
                <w:b/>
                <w:bCs/>
                <w:i/>
                <w:iCs/>
                <w:color w:val="BFBFBF" w:themeColor="background1" w:themeShade="BF"/>
                <w:sz w:val="16"/>
                <w:szCs w:val="16"/>
              </w:rPr>
              <w:instrText>NUMPAGES</w:instrText>
            </w:r>
            <w:r w:rsidRPr="00357B71" w:rsidR="00357B71">
              <w:rPr>
                <w:b/>
                <w:bCs/>
                <w:i/>
                <w:iCs/>
                <w:color w:val="BFBFBF" w:themeColor="background1" w:themeShade="BF"/>
                <w:sz w:val="16"/>
                <w:szCs w:val="16"/>
              </w:rPr>
              <w:fldChar w:fldCharType="separate"/>
            </w:r>
            <w:r w:rsidRPr="00357B71" w:rsidR="00357B71">
              <w:rPr>
                <w:b/>
                <w:bCs/>
                <w:i/>
                <w:iCs/>
                <w:color w:val="BFBFBF" w:themeColor="background1" w:themeShade="BF"/>
                <w:sz w:val="16"/>
                <w:szCs w:val="16"/>
                <w:lang w:val="es-ES"/>
              </w:rPr>
              <w:t>2</w:t>
            </w:r>
            <w:r w:rsidRPr="00357B71" w:rsidR="00357B71">
              <w:rPr>
                <w:b/>
                <w:bCs/>
                <w:i/>
                <w:iCs/>
                <w:color w:val="BFBFBF" w:themeColor="background1" w:themeShade="BF"/>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D0B5A" w:rsidR="008324BB" w:rsidRDefault="008324BB" w14:paraId="1CE48743" w14:textId="77777777">
    <w:pPr>
      <w:pStyle w:val="Piedepgina"/>
      <w:rPr>
        <w:sz w:val="18"/>
      </w:rPr>
    </w:pPr>
    <w:r w:rsidRPr="001D0B5A">
      <w:rPr>
        <w:sz w:val="18"/>
      </w:rPr>
      <w:t xml:space="preserve">Confidencial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69C" w:rsidP="007A5F1F" w:rsidRDefault="00A1669C" w14:paraId="3E4F06BB" w14:textId="77777777">
      <w:pPr>
        <w:spacing w:after="0" w:line="240" w:lineRule="auto"/>
      </w:pPr>
      <w:r>
        <w:separator/>
      </w:r>
    </w:p>
  </w:footnote>
  <w:footnote w:type="continuationSeparator" w:id="0">
    <w:p w:rsidR="00A1669C" w:rsidP="007A5F1F" w:rsidRDefault="00A1669C" w14:paraId="491E25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83235" w:rsidR="00D83235" w:rsidP="00D83235" w:rsidRDefault="00D83235" w14:paraId="4F80B0CB" w14:textId="77777777">
    <w:pPr>
      <w:pStyle w:val="Encabezado"/>
      <w:rPr>
        <w:b/>
        <w:bCs/>
        <w:noProof/>
        <w:sz w:val="20"/>
        <w:szCs w:val="24"/>
        <w:lang w:eastAsia="es-EC"/>
      </w:rPr>
    </w:pPr>
    <w:r w:rsidRPr="00D83235">
      <w:rPr>
        <w:b/>
        <w:bCs/>
        <w:noProof/>
        <w:sz w:val="20"/>
        <w:szCs w:val="24"/>
        <w:lang w:eastAsia="es-EC"/>
      </w:rPr>
      <w:drawing>
        <wp:anchor distT="0" distB="0" distL="114300" distR="114300" simplePos="0" relativeHeight="251658241" behindDoc="0" locked="0" layoutInCell="1" allowOverlap="1" wp14:anchorId="238F531D" wp14:editId="6A4CAB30">
          <wp:simplePos x="0" y="0"/>
          <wp:positionH relativeFrom="column">
            <wp:posOffset>4291965</wp:posOffset>
          </wp:positionH>
          <wp:positionV relativeFrom="paragraph">
            <wp:posOffset>-92710</wp:posOffset>
          </wp:positionV>
          <wp:extent cx="1638300" cy="48069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0699"/>
                  </a:xfrm>
                  <a:prstGeom prst="rect">
                    <a:avLst/>
                  </a:prstGeom>
                </pic:spPr>
              </pic:pic>
            </a:graphicData>
          </a:graphic>
          <wp14:sizeRelH relativeFrom="page">
            <wp14:pctWidth>0</wp14:pctWidth>
          </wp14:sizeRelH>
          <wp14:sizeRelV relativeFrom="page">
            <wp14:pctHeight>0</wp14:pctHeight>
          </wp14:sizeRelV>
        </wp:anchor>
      </w:drawing>
    </w:r>
    <w:r w:rsidRPr="00D83235">
      <w:rPr>
        <w:b/>
        <w:bCs/>
        <w:noProof/>
        <w:sz w:val="20"/>
        <w:szCs w:val="24"/>
        <w:lang w:eastAsia="es-EC"/>
      </w:rPr>
      <w:t>Gerencia de Innovación y Proyectos</w:t>
    </w:r>
  </w:p>
  <w:p w:rsidRPr="00D83235" w:rsidR="00D83235" w:rsidP="00D83235" w:rsidRDefault="00D83235" w14:paraId="170B3224" w14:textId="77777777">
    <w:pPr>
      <w:pStyle w:val="Encabezado"/>
      <w:rPr>
        <w:b/>
        <w:bCs/>
        <w:noProof/>
        <w:sz w:val="20"/>
        <w:szCs w:val="24"/>
        <w:lang w:eastAsia="es-EC"/>
      </w:rPr>
    </w:pPr>
    <w:r w:rsidRPr="00D83235">
      <w:rPr>
        <w:b/>
        <w:bCs/>
        <w:noProof/>
        <w:sz w:val="20"/>
        <w:szCs w:val="24"/>
        <w:lang w:eastAsia="es-EC"/>
      </w:rPr>
      <w:t>SG Consulting Group</w:t>
    </w:r>
  </w:p>
  <w:p w:rsidRPr="0040556E" w:rsidR="008324BB" w:rsidP="0040556E" w:rsidRDefault="00D83235" w14:paraId="1CE4873E" w14:textId="4FE3B52F">
    <w:pPr>
      <w:pStyle w:val="Encabezado"/>
    </w:pPr>
    <w:r>
      <w:rPr>
        <w:noProof/>
      </w:rPr>
      <mc:AlternateContent>
        <mc:Choice Requires="wps">
          <w:drawing>
            <wp:anchor distT="0" distB="0" distL="114300" distR="114300" simplePos="0" relativeHeight="251658242" behindDoc="0" locked="0" layoutInCell="1" allowOverlap="1" wp14:anchorId="6DAAB32C" wp14:editId="43D342DE">
              <wp:simplePos x="0" y="0"/>
              <wp:positionH relativeFrom="column">
                <wp:posOffset>-60960</wp:posOffset>
              </wp:positionH>
              <wp:positionV relativeFrom="paragraph">
                <wp:posOffset>151765</wp:posOffset>
              </wp:positionV>
              <wp:extent cx="6048000"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0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4A8F4688">
            <v:line id="Conector recto 3"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040]" from="-4.8pt,11.95pt" to="471.4pt,11.95pt" w14:anchorId="55EFA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XimQEAAIg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B50DB" w:rsidR="008324BB" w:rsidP="0040556E" w:rsidRDefault="00240A30" w14:paraId="1CE48741" w14:textId="0E220DA7">
    <w:pPr>
      <w:pStyle w:val="Encabezado"/>
      <w:rPr>
        <w:b/>
        <w:bCs/>
        <w:noProof/>
        <w:szCs w:val="28"/>
        <w:lang w:eastAsia="es-EC"/>
      </w:rPr>
    </w:pPr>
    <w:r w:rsidRPr="00240A30">
      <w:rPr>
        <w:b/>
        <w:bCs/>
        <w:noProof/>
        <w:szCs w:val="28"/>
        <w:lang w:eastAsia="es-EC"/>
      </w:rPr>
      <w:drawing>
        <wp:anchor distT="0" distB="0" distL="114300" distR="114300" simplePos="0" relativeHeight="251658240" behindDoc="0" locked="0" layoutInCell="1" allowOverlap="1" wp14:anchorId="4B08B50F" wp14:editId="2B5402BE">
          <wp:simplePos x="0" y="0"/>
          <wp:positionH relativeFrom="column">
            <wp:posOffset>4434840</wp:posOffset>
          </wp:positionH>
          <wp:positionV relativeFrom="paragraph">
            <wp:posOffset>-26035</wp:posOffset>
          </wp:positionV>
          <wp:extent cx="1638300" cy="480699"/>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0699"/>
                  </a:xfrm>
                  <a:prstGeom prst="rect">
                    <a:avLst/>
                  </a:prstGeom>
                </pic:spPr>
              </pic:pic>
            </a:graphicData>
          </a:graphic>
          <wp14:sizeRelH relativeFrom="page">
            <wp14:pctWidth>0</wp14:pctWidth>
          </wp14:sizeRelH>
          <wp14:sizeRelV relativeFrom="page">
            <wp14:pctHeight>0</wp14:pctHeight>
          </wp14:sizeRelV>
        </wp:anchor>
      </w:drawing>
    </w:r>
    <w:r w:rsidR="00D83235">
      <w:rPr>
        <w:b/>
        <w:bCs/>
        <w:noProof/>
        <w:szCs w:val="28"/>
        <w:lang w:eastAsia="es-EC"/>
      </w:rPr>
      <w:t xml:space="preserve">Gerencia de </w:t>
    </w:r>
    <w:r w:rsidRPr="001B50DB" w:rsidR="00BD25B2">
      <w:rPr>
        <w:b/>
        <w:bCs/>
        <w:noProof/>
        <w:szCs w:val="28"/>
        <w:lang w:eastAsia="es-EC"/>
      </w:rPr>
      <w:t>Innovación y Proyectos</w:t>
    </w:r>
  </w:p>
  <w:p w:rsidRPr="001B50DB" w:rsidR="00A255E4" w:rsidP="0040556E" w:rsidRDefault="00BD25B2" w14:paraId="7BE9A8BF" w14:textId="71853F75">
    <w:pPr>
      <w:pStyle w:val="Encabezado"/>
      <w:rPr>
        <w:b/>
        <w:bCs/>
        <w:noProof/>
        <w:szCs w:val="28"/>
        <w:lang w:eastAsia="es-EC"/>
      </w:rPr>
    </w:pPr>
    <w:r w:rsidRPr="001B50DB">
      <w:rPr>
        <w:b/>
        <w:bCs/>
        <w:noProof/>
        <w:szCs w:val="28"/>
        <w:lang w:eastAsia="es-EC"/>
      </w:rPr>
      <w:t>SG Consulting Group</w:t>
    </w:r>
  </w:p>
  <w:p w:rsidR="00A255E4" w:rsidP="0040556E" w:rsidRDefault="00A255E4" w14:paraId="49DD8317" w14:textId="08A14879">
    <w:pPr>
      <w:pStyle w:val="Encabezado"/>
      <w:rPr>
        <w:noProof/>
        <w:sz w:val="18"/>
        <w:lang w:eastAsia="es-EC"/>
      </w:rPr>
    </w:pPr>
  </w:p>
  <w:p w:rsidRPr="00480887" w:rsidR="008324BB" w:rsidP="0040556E" w:rsidRDefault="008324BB" w14:paraId="1CE48742" w14:textId="6E220FB7">
    <w:pPr>
      <w:pStyle w:val="Encabezado"/>
      <w:rPr>
        <w:sz w:val="18"/>
      </w:rPr>
    </w:pPr>
    <w:r w:rsidRPr="00480887">
      <w:rPr>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902"/>
    <w:multiLevelType w:val="hybridMultilevel"/>
    <w:tmpl w:val="0DD89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A5352A"/>
    <w:multiLevelType w:val="hybridMultilevel"/>
    <w:tmpl w:val="8F3EA5EE"/>
    <w:lvl w:ilvl="0" w:tplc="04090001">
      <w:start w:val="1"/>
      <w:numFmt w:val="bullet"/>
      <w:lvlText w:val=""/>
      <w:lvlJc w:val="left"/>
      <w:pPr>
        <w:ind w:left="1428" w:hanging="360"/>
      </w:pPr>
      <w:rPr>
        <w:rFonts w:hint="default" w:ascii="Symbol" w:hAnsi="Symbol"/>
      </w:rPr>
    </w:lvl>
    <w:lvl w:ilvl="1" w:tplc="04090003">
      <w:start w:val="1"/>
      <w:numFmt w:val="bullet"/>
      <w:lvlText w:val="o"/>
      <w:lvlJc w:val="left"/>
      <w:pPr>
        <w:ind w:left="2148" w:hanging="360"/>
      </w:pPr>
      <w:rPr>
        <w:rFonts w:hint="default" w:ascii="Courier New" w:hAnsi="Courier New" w:cs="Courier New"/>
      </w:rPr>
    </w:lvl>
    <w:lvl w:ilvl="2" w:tplc="04090005" w:tentative="1">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2" w15:restartNumberingAfterBreak="0">
    <w:nsid w:val="14AB18A8"/>
    <w:multiLevelType w:val="hybridMultilevel"/>
    <w:tmpl w:val="4218EE1E"/>
    <w:lvl w:ilvl="0" w:tplc="04090001">
      <w:start w:val="1"/>
      <w:numFmt w:val="bullet"/>
      <w:lvlText w:val=""/>
      <w:lvlJc w:val="left"/>
      <w:pPr>
        <w:ind w:left="1428" w:hanging="360"/>
      </w:pPr>
      <w:rPr>
        <w:rFonts w:hint="default" w:ascii="Symbol" w:hAnsi="Symbol"/>
      </w:rPr>
    </w:lvl>
    <w:lvl w:ilvl="1" w:tplc="04090003">
      <w:start w:val="1"/>
      <w:numFmt w:val="bullet"/>
      <w:lvlText w:val="o"/>
      <w:lvlJc w:val="left"/>
      <w:pPr>
        <w:ind w:left="2148" w:hanging="360"/>
      </w:pPr>
      <w:rPr>
        <w:rFonts w:hint="default" w:ascii="Courier New" w:hAnsi="Courier New" w:cs="Courier New"/>
      </w:rPr>
    </w:lvl>
    <w:lvl w:ilvl="2" w:tplc="04090005">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3" w15:restartNumberingAfterBreak="0">
    <w:nsid w:val="17AC487D"/>
    <w:multiLevelType w:val="hybridMultilevel"/>
    <w:tmpl w:val="58D2FCAE"/>
    <w:lvl w:ilvl="0" w:tplc="04090001">
      <w:start w:val="1"/>
      <w:numFmt w:val="bullet"/>
      <w:lvlText w:val=""/>
      <w:lvlJc w:val="left"/>
      <w:pPr>
        <w:ind w:left="1125" w:hanging="360"/>
      </w:pPr>
      <w:rPr>
        <w:rFonts w:hint="default" w:ascii="Symbol" w:hAnsi="Symbol"/>
      </w:rPr>
    </w:lvl>
    <w:lvl w:ilvl="1" w:tplc="04090003" w:tentative="1">
      <w:start w:val="1"/>
      <w:numFmt w:val="bullet"/>
      <w:lvlText w:val="o"/>
      <w:lvlJc w:val="left"/>
      <w:pPr>
        <w:ind w:left="1845" w:hanging="360"/>
      </w:pPr>
      <w:rPr>
        <w:rFonts w:hint="default" w:ascii="Courier New" w:hAnsi="Courier New" w:cs="Courier New"/>
      </w:rPr>
    </w:lvl>
    <w:lvl w:ilvl="2" w:tplc="04090005" w:tentative="1">
      <w:start w:val="1"/>
      <w:numFmt w:val="bullet"/>
      <w:lvlText w:val=""/>
      <w:lvlJc w:val="left"/>
      <w:pPr>
        <w:ind w:left="2565" w:hanging="360"/>
      </w:pPr>
      <w:rPr>
        <w:rFonts w:hint="default" w:ascii="Wingdings" w:hAnsi="Wingdings"/>
      </w:rPr>
    </w:lvl>
    <w:lvl w:ilvl="3" w:tplc="04090001" w:tentative="1">
      <w:start w:val="1"/>
      <w:numFmt w:val="bullet"/>
      <w:lvlText w:val=""/>
      <w:lvlJc w:val="left"/>
      <w:pPr>
        <w:ind w:left="3285" w:hanging="360"/>
      </w:pPr>
      <w:rPr>
        <w:rFonts w:hint="default" w:ascii="Symbol" w:hAnsi="Symbol"/>
      </w:rPr>
    </w:lvl>
    <w:lvl w:ilvl="4" w:tplc="04090003" w:tentative="1">
      <w:start w:val="1"/>
      <w:numFmt w:val="bullet"/>
      <w:lvlText w:val="o"/>
      <w:lvlJc w:val="left"/>
      <w:pPr>
        <w:ind w:left="4005" w:hanging="360"/>
      </w:pPr>
      <w:rPr>
        <w:rFonts w:hint="default" w:ascii="Courier New" w:hAnsi="Courier New" w:cs="Courier New"/>
      </w:rPr>
    </w:lvl>
    <w:lvl w:ilvl="5" w:tplc="04090005" w:tentative="1">
      <w:start w:val="1"/>
      <w:numFmt w:val="bullet"/>
      <w:lvlText w:val=""/>
      <w:lvlJc w:val="left"/>
      <w:pPr>
        <w:ind w:left="4725" w:hanging="360"/>
      </w:pPr>
      <w:rPr>
        <w:rFonts w:hint="default" w:ascii="Wingdings" w:hAnsi="Wingdings"/>
      </w:rPr>
    </w:lvl>
    <w:lvl w:ilvl="6" w:tplc="04090001" w:tentative="1">
      <w:start w:val="1"/>
      <w:numFmt w:val="bullet"/>
      <w:lvlText w:val=""/>
      <w:lvlJc w:val="left"/>
      <w:pPr>
        <w:ind w:left="5445" w:hanging="360"/>
      </w:pPr>
      <w:rPr>
        <w:rFonts w:hint="default" w:ascii="Symbol" w:hAnsi="Symbol"/>
      </w:rPr>
    </w:lvl>
    <w:lvl w:ilvl="7" w:tplc="04090003" w:tentative="1">
      <w:start w:val="1"/>
      <w:numFmt w:val="bullet"/>
      <w:lvlText w:val="o"/>
      <w:lvlJc w:val="left"/>
      <w:pPr>
        <w:ind w:left="6165" w:hanging="360"/>
      </w:pPr>
      <w:rPr>
        <w:rFonts w:hint="default" w:ascii="Courier New" w:hAnsi="Courier New" w:cs="Courier New"/>
      </w:rPr>
    </w:lvl>
    <w:lvl w:ilvl="8" w:tplc="04090005" w:tentative="1">
      <w:start w:val="1"/>
      <w:numFmt w:val="bullet"/>
      <w:lvlText w:val=""/>
      <w:lvlJc w:val="left"/>
      <w:pPr>
        <w:ind w:left="6885" w:hanging="360"/>
      </w:pPr>
      <w:rPr>
        <w:rFonts w:hint="default" w:ascii="Wingdings" w:hAnsi="Wingdings"/>
      </w:rPr>
    </w:lvl>
  </w:abstractNum>
  <w:abstractNum w:abstractNumId="4" w15:restartNumberingAfterBreak="0">
    <w:nsid w:val="190044C0"/>
    <w:multiLevelType w:val="hybridMultilevel"/>
    <w:tmpl w:val="75C8D430"/>
    <w:lvl w:ilvl="0" w:tplc="04090001">
      <w:start w:val="1"/>
      <w:numFmt w:val="bullet"/>
      <w:lvlText w:val=""/>
      <w:lvlJc w:val="left"/>
      <w:pPr>
        <w:ind w:left="1428" w:hanging="360"/>
      </w:pPr>
      <w:rPr>
        <w:rFonts w:hint="default" w:ascii="Symbol" w:hAnsi="Symbol"/>
      </w:rPr>
    </w:lvl>
    <w:lvl w:ilvl="1" w:tplc="04090003" w:tentative="1">
      <w:start w:val="1"/>
      <w:numFmt w:val="bullet"/>
      <w:lvlText w:val="o"/>
      <w:lvlJc w:val="left"/>
      <w:pPr>
        <w:ind w:left="2148" w:hanging="360"/>
      </w:pPr>
      <w:rPr>
        <w:rFonts w:hint="default" w:ascii="Courier New" w:hAnsi="Courier New" w:cs="Courier New"/>
      </w:rPr>
    </w:lvl>
    <w:lvl w:ilvl="2" w:tplc="04090005" w:tentative="1">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5" w15:restartNumberingAfterBreak="0">
    <w:nsid w:val="1A501751"/>
    <w:multiLevelType w:val="hybridMultilevel"/>
    <w:tmpl w:val="5D9239D6"/>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2ACB577B"/>
    <w:multiLevelType w:val="hybridMultilevel"/>
    <w:tmpl w:val="95BE43A0"/>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7591D45"/>
    <w:multiLevelType w:val="hybridMultilevel"/>
    <w:tmpl w:val="134CA7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8822A2E"/>
    <w:multiLevelType w:val="hybridMultilevel"/>
    <w:tmpl w:val="BB0EC0E8"/>
    <w:lvl w:ilvl="0" w:tplc="04090001">
      <w:start w:val="1"/>
      <w:numFmt w:val="bullet"/>
      <w:lvlText w:val=""/>
      <w:lvlJc w:val="left"/>
      <w:pPr>
        <w:ind w:left="1428" w:hanging="360"/>
      </w:pPr>
      <w:rPr>
        <w:rFonts w:hint="default" w:ascii="Symbol" w:hAnsi="Symbol"/>
      </w:rPr>
    </w:lvl>
    <w:lvl w:ilvl="1" w:tplc="04090003" w:tentative="1">
      <w:start w:val="1"/>
      <w:numFmt w:val="bullet"/>
      <w:lvlText w:val="o"/>
      <w:lvlJc w:val="left"/>
      <w:pPr>
        <w:ind w:left="2148" w:hanging="360"/>
      </w:pPr>
      <w:rPr>
        <w:rFonts w:hint="default" w:ascii="Courier New" w:hAnsi="Courier New" w:cs="Courier New"/>
      </w:rPr>
    </w:lvl>
    <w:lvl w:ilvl="2" w:tplc="04090005" w:tentative="1">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9" w15:restartNumberingAfterBreak="0">
    <w:nsid w:val="5E5C398F"/>
    <w:multiLevelType w:val="hybridMultilevel"/>
    <w:tmpl w:val="A5F682C4"/>
    <w:lvl w:ilvl="0" w:tplc="04090001">
      <w:start w:val="1"/>
      <w:numFmt w:val="bullet"/>
      <w:lvlText w:val=""/>
      <w:lvlJc w:val="left"/>
      <w:pPr>
        <w:ind w:left="1428" w:hanging="360"/>
      </w:pPr>
      <w:rPr>
        <w:rFonts w:hint="default" w:ascii="Symbol" w:hAnsi="Symbol"/>
      </w:rPr>
    </w:lvl>
    <w:lvl w:ilvl="1" w:tplc="04090003" w:tentative="1">
      <w:start w:val="1"/>
      <w:numFmt w:val="bullet"/>
      <w:lvlText w:val="o"/>
      <w:lvlJc w:val="left"/>
      <w:pPr>
        <w:ind w:left="2148" w:hanging="360"/>
      </w:pPr>
      <w:rPr>
        <w:rFonts w:hint="default" w:ascii="Courier New" w:hAnsi="Courier New" w:cs="Courier New"/>
      </w:rPr>
    </w:lvl>
    <w:lvl w:ilvl="2" w:tplc="04090005" w:tentative="1">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10" w15:restartNumberingAfterBreak="0">
    <w:nsid w:val="6A5641E6"/>
    <w:multiLevelType w:val="hybridMultilevel"/>
    <w:tmpl w:val="C9E4C590"/>
    <w:lvl w:ilvl="0" w:tplc="04090001">
      <w:start w:val="1"/>
      <w:numFmt w:val="bullet"/>
      <w:lvlText w:val=""/>
      <w:lvlJc w:val="left"/>
      <w:pPr>
        <w:ind w:left="1428" w:hanging="360"/>
      </w:pPr>
      <w:rPr>
        <w:rFonts w:hint="default" w:ascii="Symbol" w:hAnsi="Symbol"/>
      </w:rPr>
    </w:lvl>
    <w:lvl w:ilvl="1" w:tplc="04090003" w:tentative="1">
      <w:start w:val="1"/>
      <w:numFmt w:val="bullet"/>
      <w:lvlText w:val="o"/>
      <w:lvlJc w:val="left"/>
      <w:pPr>
        <w:ind w:left="2148" w:hanging="360"/>
      </w:pPr>
      <w:rPr>
        <w:rFonts w:hint="default" w:ascii="Courier New" w:hAnsi="Courier New" w:cs="Courier New"/>
      </w:rPr>
    </w:lvl>
    <w:lvl w:ilvl="2" w:tplc="04090005" w:tentative="1">
      <w:start w:val="1"/>
      <w:numFmt w:val="bullet"/>
      <w:lvlText w:val=""/>
      <w:lvlJc w:val="left"/>
      <w:pPr>
        <w:ind w:left="2868" w:hanging="360"/>
      </w:pPr>
      <w:rPr>
        <w:rFonts w:hint="default" w:ascii="Wingdings" w:hAnsi="Wingdings"/>
      </w:rPr>
    </w:lvl>
    <w:lvl w:ilvl="3" w:tplc="04090001" w:tentative="1">
      <w:start w:val="1"/>
      <w:numFmt w:val="bullet"/>
      <w:lvlText w:val=""/>
      <w:lvlJc w:val="left"/>
      <w:pPr>
        <w:ind w:left="3588" w:hanging="360"/>
      </w:pPr>
      <w:rPr>
        <w:rFonts w:hint="default" w:ascii="Symbol" w:hAnsi="Symbol"/>
      </w:rPr>
    </w:lvl>
    <w:lvl w:ilvl="4" w:tplc="04090003" w:tentative="1">
      <w:start w:val="1"/>
      <w:numFmt w:val="bullet"/>
      <w:lvlText w:val="o"/>
      <w:lvlJc w:val="left"/>
      <w:pPr>
        <w:ind w:left="4308" w:hanging="360"/>
      </w:pPr>
      <w:rPr>
        <w:rFonts w:hint="default" w:ascii="Courier New" w:hAnsi="Courier New" w:cs="Courier New"/>
      </w:rPr>
    </w:lvl>
    <w:lvl w:ilvl="5" w:tplc="04090005" w:tentative="1">
      <w:start w:val="1"/>
      <w:numFmt w:val="bullet"/>
      <w:lvlText w:val=""/>
      <w:lvlJc w:val="left"/>
      <w:pPr>
        <w:ind w:left="5028" w:hanging="360"/>
      </w:pPr>
      <w:rPr>
        <w:rFonts w:hint="default" w:ascii="Wingdings" w:hAnsi="Wingdings"/>
      </w:rPr>
    </w:lvl>
    <w:lvl w:ilvl="6" w:tplc="04090001" w:tentative="1">
      <w:start w:val="1"/>
      <w:numFmt w:val="bullet"/>
      <w:lvlText w:val=""/>
      <w:lvlJc w:val="left"/>
      <w:pPr>
        <w:ind w:left="5748" w:hanging="360"/>
      </w:pPr>
      <w:rPr>
        <w:rFonts w:hint="default" w:ascii="Symbol" w:hAnsi="Symbol"/>
      </w:rPr>
    </w:lvl>
    <w:lvl w:ilvl="7" w:tplc="04090003" w:tentative="1">
      <w:start w:val="1"/>
      <w:numFmt w:val="bullet"/>
      <w:lvlText w:val="o"/>
      <w:lvlJc w:val="left"/>
      <w:pPr>
        <w:ind w:left="6468" w:hanging="360"/>
      </w:pPr>
      <w:rPr>
        <w:rFonts w:hint="default" w:ascii="Courier New" w:hAnsi="Courier New" w:cs="Courier New"/>
      </w:rPr>
    </w:lvl>
    <w:lvl w:ilvl="8" w:tplc="04090005" w:tentative="1">
      <w:start w:val="1"/>
      <w:numFmt w:val="bullet"/>
      <w:lvlText w:val=""/>
      <w:lvlJc w:val="left"/>
      <w:pPr>
        <w:ind w:left="7188" w:hanging="360"/>
      </w:pPr>
      <w:rPr>
        <w:rFonts w:hint="default" w:ascii="Wingdings" w:hAnsi="Wingdings"/>
      </w:rPr>
    </w:lvl>
  </w:abstractNum>
  <w:abstractNum w:abstractNumId="11" w15:restartNumberingAfterBreak="0">
    <w:nsid w:val="6E115950"/>
    <w:multiLevelType w:val="multilevel"/>
    <w:tmpl w:val="9B98A5D6"/>
    <w:lvl w:ilvl="0">
      <w:start w:val="1"/>
      <w:numFmt w:val="decimal"/>
      <w:lvlText w:val="%1."/>
      <w:lvlJc w:val="left"/>
      <w:pPr>
        <w:ind w:left="360" w:hanging="360"/>
      </w:pPr>
      <w:rPr>
        <w:rFonts w:hint="default"/>
      </w:rPr>
    </w:lvl>
    <w:lvl w:ilvl="1">
      <w:start w:val="1"/>
      <w:numFmt w:val="decimal"/>
      <w:isLgl/>
      <w:lvlText w:val="%1.%2"/>
      <w:lvlJc w:val="left"/>
      <w:pPr>
        <w:ind w:left="831" w:hanging="405"/>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746D5C19"/>
    <w:multiLevelType w:val="hybridMultilevel"/>
    <w:tmpl w:val="17207BF0"/>
    <w:lvl w:ilvl="0" w:tplc="300A0003">
      <w:start w:val="1"/>
      <w:numFmt w:val="bullet"/>
      <w:lvlText w:val="o"/>
      <w:lvlJc w:val="left"/>
      <w:pPr>
        <w:ind w:left="1776" w:hanging="360"/>
      </w:pPr>
      <w:rPr>
        <w:rFonts w:hint="default" w:ascii="Courier New" w:hAnsi="Courier New" w:cs="Courier New"/>
      </w:rPr>
    </w:lvl>
    <w:lvl w:ilvl="1" w:tplc="FFFFFFFF">
      <w:start w:val="1"/>
      <w:numFmt w:val="bullet"/>
      <w:lvlText w:val="o"/>
      <w:lvlJc w:val="left"/>
      <w:pPr>
        <w:ind w:left="2496" w:hanging="360"/>
      </w:pPr>
      <w:rPr>
        <w:rFonts w:hint="default" w:ascii="Courier New" w:hAnsi="Courier New" w:cs="Courier New"/>
      </w:rPr>
    </w:lvl>
    <w:lvl w:ilvl="2" w:tplc="FFFFFFFF">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3" w15:restartNumberingAfterBreak="0">
    <w:nsid w:val="75CB3D3C"/>
    <w:multiLevelType w:val="hybridMultilevel"/>
    <w:tmpl w:val="F47CD5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88414366">
    <w:abstractNumId w:val="11"/>
  </w:num>
  <w:num w:numId="2" w16cid:durableId="1997147640">
    <w:abstractNumId w:val="0"/>
  </w:num>
  <w:num w:numId="3" w16cid:durableId="1041511790">
    <w:abstractNumId w:val="13"/>
  </w:num>
  <w:num w:numId="4" w16cid:durableId="1084492824">
    <w:abstractNumId w:val="7"/>
  </w:num>
  <w:num w:numId="5" w16cid:durableId="1980113335">
    <w:abstractNumId w:val="3"/>
  </w:num>
  <w:num w:numId="6" w16cid:durableId="515120597">
    <w:abstractNumId w:val="4"/>
  </w:num>
  <w:num w:numId="7" w16cid:durableId="1850945571">
    <w:abstractNumId w:val="9"/>
  </w:num>
  <w:num w:numId="8" w16cid:durableId="1804619943">
    <w:abstractNumId w:val="8"/>
  </w:num>
  <w:num w:numId="9" w16cid:durableId="720058395">
    <w:abstractNumId w:val="2"/>
  </w:num>
  <w:num w:numId="10" w16cid:durableId="1915775432">
    <w:abstractNumId w:val="10"/>
  </w:num>
  <w:num w:numId="11" w16cid:durableId="145053752">
    <w:abstractNumId w:val="1"/>
  </w:num>
  <w:num w:numId="12" w16cid:durableId="1950356474">
    <w:abstractNumId w:val="12"/>
  </w:num>
  <w:num w:numId="13" w16cid:durableId="1934236820">
    <w:abstractNumId w:val="5"/>
  </w:num>
  <w:num w:numId="14" w16cid:durableId="1450851592">
    <w:abstractNumId w:val="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me Burbano">
    <w15:presenceInfo w15:providerId="AD" w15:userId="S::jaime.burbano@sgconsulting.site::94c07747-a8e4-458e-8954-a13313c672c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1F"/>
    <w:rsid w:val="00000095"/>
    <w:rsid w:val="00004B0D"/>
    <w:rsid w:val="00004EEC"/>
    <w:rsid w:val="00004F36"/>
    <w:rsid w:val="0000719D"/>
    <w:rsid w:val="00007387"/>
    <w:rsid w:val="00007611"/>
    <w:rsid w:val="00010CFD"/>
    <w:rsid w:val="00010E14"/>
    <w:rsid w:val="000125D2"/>
    <w:rsid w:val="0001379D"/>
    <w:rsid w:val="00014338"/>
    <w:rsid w:val="0001479C"/>
    <w:rsid w:val="000150A4"/>
    <w:rsid w:val="000233E0"/>
    <w:rsid w:val="0002419B"/>
    <w:rsid w:val="000252C8"/>
    <w:rsid w:val="00025534"/>
    <w:rsid w:val="000259F0"/>
    <w:rsid w:val="0002688C"/>
    <w:rsid w:val="00027A55"/>
    <w:rsid w:val="00027C07"/>
    <w:rsid w:val="00031DF6"/>
    <w:rsid w:val="00032187"/>
    <w:rsid w:val="00032579"/>
    <w:rsid w:val="0003391D"/>
    <w:rsid w:val="000359F2"/>
    <w:rsid w:val="00035E5B"/>
    <w:rsid w:val="00036DCA"/>
    <w:rsid w:val="00037043"/>
    <w:rsid w:val="0003798A"/>
    <w:rsid w:val="00037C8F"/>
    <w:rsid w:val="000404BC"/>
    <w:rsid w:val="00040B28"/>
    <w:rsid w:val="00041F8D"/>
    <w:rsid w:val="00042274"/>
    <w:rsid w:val="000450EF"/>
    <w:rsid w:val="000459CD"/>
    <w:rsid w:val="00046914"/>
    <w:rsid w:val="00046DED"/>
    <w:rsid w:val="00053EF7"/>
    <w:rsid w:val="000544D5"/>
    <w:rsid w:val="0005514A"/>
    <w:rsid w:val="00055EF9"/>
    <w:rsid w:val="0005752B"/>
    <w:rsid w:val="00057FFD"/>
    <w:rsid w:val="000611D4"/>
    <w:rsid w:val="00062380"/>
    <w:rsid w:val="00063119"/>
    <w:rsid w:val="00063A79"/>
    <w:rsid w:val="00063EF1"/>
    <w:rsid w:val="000642E4"/>
    <w:rsid w:val="000652D2"/>
    <w:rsid w:val="000658D9"/>
    <w:rsid w:val="00066D9C"/>
    <w:rsid w:val="00066E30"/>
    <w:rsid w:val="0007012E"/>
    <w:rsid w:val="00072715"/>
    <w:rsid w:val="000739B9"/>
    <w:rsid w:val="00074AE0"/>
    <w:rsid w:val="000758FF"/>
    <w:rsid w:val="00076F8C"/>
    <w:rsid w:val="00077BD0"/>
    <w:rsid w:val="0008124F"/>
    <w:rsid w:val="00081877"/>
    <w:rsid w:val="000829FE"/>
    <w:rsid w:val="00082A91"/>
    <w:rsid w:val="00083BEF"/>
    <w:rsid w:val="000849C9"/>
    <w:rsid w:val="00084C5B"/>
    <w:rsid w:val="00084EE8"/>
    <w:rsid w:val="000853A5"/>
    <w:rsid w:val="000857E5"/>
    <w:rsid w:val="00087DAF"/>
    <w:rsid w:val="00091653"/>
    <w:rsid w:val="0009287C"/>
    <w:rsid w:val="00093DA0"/>
    <w:rsid w:val="00094E2C"/>
    <w:rsid w:val="0009546B"/>
    <w:rsid w:val="000A3329"/>
    <w:rsid w:val="000A49EE"/>
    <w:rsid w:val="000A6AD1"/>
    <w:rsid w:val="000B1DE9"/>
    <w:rsid w:val="000B2AB2"/>
    <w:rsid w:val="000B2AEE"/>
    <w:rsid w:val="000B2DDA"/>
    <w:rsid w:val="000B3975"/>
    <w:rsid w:val="000B4C06"/>
    <w:rsid w:val="000B756D"/>
    <w:rsid w:val="000C0B0E"/>
    <w:rsid w:val="000C19DD"/>
    <w:rsid w:val="000C328D"/>
    <w:rsid w:val="000C3933"/>
    <w:rsid w:val="000C5C3C"/>
    <w:rsid w:val="000C6F20"/>
    <w:rsid w:val="000D1A30"/>
    <w:rsid w:val="000D1C61"/>
    <w:rsid w:val="000D69D1"/>
    <w:rsid w:val="000D6E83"/>
    <w:rsid w:val="000E1519"/>
    <w:rsid w:val="000E210F"/>
    <w:rsid w:val="000E44DF"/>
    <w:rsid w:val="000E4598"/>
    <w:rsid w:val="000E550A"/>
    <w:rsid w:val="000E6CC9"/>
    <w:rsid w:val="000E708C"/>
    <w:rsid w:val="000E71FD"/>
    <w:rsid w:val="000E7FEB"/>
    <w:rsid w:val="000F1B2E"/>
    <w:rsid w:val="000F1BF2"/>
    <w:rsid w:val="000F26DE"/>
    <w:rsid w:val="000F4844"/>
    <w:rsid w:val="000F555A"/>
    <w:rsid w:val="000F5E1C"/>
    <w:rsid w:val="000F6279"/>
    <w:rsid w:val="00101646"/>
    <w:rsid w:val="00102132"/>
    <w:rsid w:val="00102409"/>
    <w:rsid w:val="00105341"/>
    <w:rsid w:val="00106962"/>
    <w:rsid w:val="00107031"/>
    <w:rsid w:val="00107163"/>
    <w:rsid w:val="00110022"/>
    <w:rsid w:val="00110511"/>
    <w:rsid w:val="00110D71"/>
    <w:rsid w:val="0011205D"/>
    <w:rsid w:val="00113D31"/>
    <w:rsid w:val="00114097"/>
    <w:rsid w:val="00114B90"/>
    <w:rsid w:val="00114F9E"/>
    <w:rsid w:val="00115A5B"/>
    <w:rsid w:val="0011750E"/>
    <w:rsid w:val="001179C9"/>
    <w:rsid w:val="0012017D"/>
    <w:rsid w:val="0012197A"/>
    <w:rsid w:val="0012223C"/>
    <w:rsid w:val="00124034"/>
    <w:rsid w:val="0012696C"/>
    <w:rsid w:val="0012732F"/>
    <w:rsid w:val="00130203"/>
    <w:rsid w:val="00130681"/>
    <w:rsid w:val="001308C6"/>
    <w:rsid w:val="00130924"/>
    <w:rsid w:val="00131479"/>
    <w:rsid w:val="001322F0"/>
    <w:rsid w:val="00134F61"/>
    <w:rsid w:val="00135981"/>
    <w:rsid w:val="001361B9"/>
    <w:rsid w:val="00136786"/>
    <w:rsid w:val="0013741E"/>
    <w:rsid w:val="00140B40"/>
    <w:rsid w:val="00140F3C"/>
    <w:rsid w:val="001412BA"/>
    <w:rsid w:val="00141F45"/>
    <w:rsid w:val="00142B29"/>
    <w:rsid w:val="00143CA9"/>
    <w:rsid w:val="00146704"/>
    <w:rsid w:val="00147318"/>
    <w:rsid w:val="0015000F"/>
    <w:rsid w:val="00150511"/>
    <w:rsid w:val="001508DA"/>
    <w:rsid w:val="00150959"/>
    <w:rsid w:val="0015099E"/>
    <w:rsid w:val="00152E68"/>
    <w:rsid w:val="00155BDF"/>
    <w:rsid w:val="00156D72"/>
    <w:rsid w:val="001603A7"/>
    <w:rsid w:val="001616AF"/>
    <w:rsid w:val="001634B3"/>
    <w:rsid w:val="00165887"/>
    <w:rsid w:val="00167813"/>
    <w:rsid w:val="00167A82"/>
    <w:rsid w:val="0017045A"/>
    <w:rsid w:val="00171AB3"/>
    <w:rsid w:val="001721B5"/>
    <w:rsid w:val="00173562"/>
    <w:rsid w:val="00174187"/>
    <w:rsid w:val="00174E77"/>
    <w:rsid w:val="00175027"/>
    <w:rsid w:val="00177EC5"/>
    <w:rsid w:val="00180606"/>
    <w:rsid w:val="00181511"/>
    <w:rsid w:val="001817F0"/>
    <w:rsid w:val="00181A6D"/>
    <w:rsid w:val="00181F56"/>
    <w:rsid w:val="001824C9"/>
    <w:rsid w:val="00182723"/>
    <w:rsid w:val="00182FCA"/>
    <w:rsid w:val="001836D1"/>
    <w:rsid w:val="00183E75"/>
    <w:rsid w:val="00187609"/>
    <w:rsid w:val="00187C9F"/>
    <w:rsid w:val="00190011"/>
    <w:rsid w:val="001910E6"/>
    <w:rsid w:val="00191475"/>
    <w:rsid w:val="001923EB"/>
    <w:rsid w:val="0019285E"/>
    <w:rsid w:val="00192926"/>
    <w:rsid w:val="00192D2C"/>
    <w:rsid w:val="0019388D"/>
    <w:rsid w:val="00193B86"/>
    <w:rsid w:val="001958A4"/>
    <w:rsid w:val="00195DB8"/>
    <w:rsid w:val="00197A57"/>
    <w:rsid w:val="001A2BDF"/>
    <w:rsid w:val="001A333F"/>
    <w:rsid w:val="001A3624"/>
    <w:rsid w:val="001A4318"/>
    <w:rsid w:val="001A4F94"/>
    <w:rsid w:val="001A5451"/>
    <w:rsid w:val="001A6CEA"/>
    <w:rsid w:val="001A6D82"/>
    <w:rsid w:val="001B055E"/>
    <w:rsid w:val="001B44DE"/>
    <w:rsid w:val="001B50DB"/>
    <w:rsid w:val="001B515D"/>
    <w:rsid w:val="001B56BC"/>
    <w:rsid w:val="001B5A27"/>
    <w:rsid w:val="001B6A10"/>
    <w:rsid w:val="001B6C36"/>
    <w:rsid w:val="001B6E37"/>
    <w:rsid w:val="001C1630"/>
    <w:rsid w:val="001C1B47"/>
    <w:rsid w:val="001C1B90"/>
    <w:rsid w:val="001C4E5F"/>
    <w:rsid w:val="001C5468"/>
    <w:rsid w:val="001C55B0"/>
    <w:rsid w:val="001D068C"/>
    <w:rsid w:val="001D0B5A"/>
    <w:rsid w:val="001D0F2F"/>
    <w:rsid w:val="001D1412"/>
    <w:rsid w:val="001D1601"/>
    <w:rsid w:val="001D1690"/>
    <w:rsid w:val="001D2BAB"/>
    <w:rsid w:val="001D2F26"/>
    <w:rsid w:val="001D4073"/>
    <w:rsid w:val="001D54C0"/>
    <w:rsid w:val="001D7385"/>
    <w:rsid w:val="001E2DE0"/>
    <w:rsid w:val="001E3B1B"/>
    <w:rsid w:val="001E5E4B"/>
    <w:rsid w:val="001E614B"/>
    <w:rsid w:val="001E6567"/>
    <w:rsid w:val="001F2F4A"/>
    <w:rsid w:val="001F309C"/>
    <w:rsid w:val="001F5554"/>
    <w:rsid w:val="001F5A14"/>
    <w:rsid w:val="00200432"/>
    <w:rsid w:val="00201622"/>
    <w:rsid w:val="00202489"/>
    <w:rsid w:val="0020339B"/>
    <w:rsid w:val="00203965"/>
    <w:rsid w:val="00204309"/>
    <w:rsid w:val="00204EFC"/>
    <w:rsid w:val="0020582B"/>
    <w:rsid w:val="00205845"/>
    <w:rsid w:val="00207A7D"/>
    <w:rsid w:val="00210B1E"/>
    <w:rsid w:val="00213978"/>
    <w:rsid w:val="002140E0"/>
    <w:rsid w:val="00215234"/>
    <w:rsid w:val="00216587"/>
    <w:rsid w:val="00216920"/>
    <w:rsid w:val="0021709C"/>
    <w:rsid w:val="00217911"/>
    <w:rsid w:val="00220218"/>
    <w:rsid w:val="0022096B"/>
    <w:rsid w:val="00223BCF"/>
    <w:rsid w:val="00224354"/>
    <w:rsid w:val="002253E7"/>
    <w:rsid w:val="0022621A"/>
    <w:rsid w:val="002264FA"/>
    <w:rsid w:val="00226D70"/>
    <w:rsid w:val="00226E8D"/>
    <w:rsid w:val="002306DC"/>
    <w:rsid w:val="00233028"/>
    <w:rsid w:val="002347EE"/>
    <w:rsid w:val="00234803"/>
    <w:rsid w:val="00235642"/>
    <w:rsid w:val="00236286"/>
    <w:rsid w:val="00237B63"/>
    <w:rsid w:val="00240A30"/>
    <w:rsid w:val="00241471"/>
    <w:rsid w:val="00242BBC"/>
    <w:rsid w:val="00243BB6"/>
    <w:rsid w:val="0024749C"/>
    <w:rsid w:val="00247D95"/>
    <w:rsid w:val="002508F2"/>
    <w:rsid w:val="002526DF"/>
    <w:rsid w:val="00252B9B"/>
    <w:rsid w:val="002540F4"/>
    <w:rsid w:val="00254E5E"/>
    <w:rsid w:val="0025563E"/>
    <w:rsid w:val="00255A4A"/>
    <w:rsid w:val="00255ED1"/>
    <w:rsid w:val="00257978"/>
    <w:rsid w:val="00257EE2"/>
    <w:rsid w:val="002610FF"/>
    <w:rsid w:val="002622E6"/>
    <w:rsid w:val="0026425A"/>
    <w:rsid w:val="00266290"/>
    <w:rsid w:val="00270BAF"/>
    <w:rsid w:val="00271219"/>
    <w:rsid w:val="002718A0"/>
    <w:rsid w:val="00272D5A"/>
    <w:rsid w:val="00272EA5"/>
    <w:rsid w:val="00273188"/>
    <w:rsid w:val="0027574C"/>
    <w:rsid w:val="00275DB6"/>
    <w:rsid w:val="002776C8"/>
    <w:rsid w:val="00277854"/>
    <w:rsid w:val="00283F6C"/>
    <w:rsid w:val="0028483D"/>
    <w:rsid w:val="00284B06"/>
    <w:rsid w:val="0028567E"/>
    <w:rsid w:val="00286BA2"/>
    <w:rsid w:val="00290C6A"/>
    <w:rsid w:val="002921C7"/>
    <w:rsid w:val="00292C60"/>
    <w:rsid w:val="00293DA5"/>
    <w:rsid w:val="00294FBD"/>
    <w:rsid w:val="0029685C"/>
    <w:rsid w:val="002969A0"/>
    <w:rsid w:val="00297253"/>
    <w:rsid w:val="002A0185"/>
    <w:rsid w:val="002A0883"/>
    <w:rsid w:val="002A1B55"/>
    <w:rsid w:val="002A35F7"/>
    <w:rsid w:val="002A41F7"/>
    <w:rsid w:val="002A4298"/>
    <w:rsid w:val="002A5A44"/>
    <w:rsid w:val="002B17D3"/>
    <w:rsid w:val="002B192E"/>
    <w:rsid w:val="002B219B"/>
    <w:rsid w:val="002B4623"/>
    <w:rsid w:val="002B5E17"/>
    <w:rsid w:val="002B6319"/>
    <w:rsid w:val="002B640E"/>
    <w:rsid w:val="002B6A40"/>
    <w:rsid w:val="002C105B"/>
    <w:rsid w:val="002C1EC9"/>
    <w:rsid w:val="002D0291"/>
    <w:rsid w:val="002D060D"/>
    <w:rsid w:val="002D0B0A"/>
    <w:rsid w:val="002D16F1"/>
    <w:rsid w:val="002D2305"/>
    <w:rsid w:val="002D4D10"/>
    <w:rsid w:val="002D4E89"/>
    <w:rsid w:val="002D5193"/>
    <w:rsid w:val="002D5621"/>
    <w:rsid w:val="002D66B7"/>
    <w:rsid w:val="002E1DFA"/>
    <w:rsid w:val="002E345F"/>
    <w:rsid w:val="002E50FA"/>
    <w:rsid w:val="002E60EB"/>
    <w:rsid w:val="002E646B"/>
    <w:rsid w:val="002E65A8"/>
    <w:rsid w:val="002E6F4F"/>
    <w:rsid w:val="002E7152"/>
    <w:rsid w:val="002E7D44"/>
    <w:rsid w:val="002F266D"/>
    <w:rsid w:val="002F3C08"/>
    <w:rsid w:val="002F3E7C"/>
    <w:rsid w:val="002F3EBD"/>
    <w:rsid w:val="002F420C"/>
    <w:rsid w:val="002F464D"/>
    <w:rsid w:val="002F4D1A"/>
    <w:rsid w:val="002F5043"/>
    <w:rsid w:val="002F562D"/>
    <w:rsid w:val="002F5F85"/>
    <w:rsid w:val="002F608F"/>
    <w:rsid w:val="002F71F0"/>
    <w:rsid w:val="002F7C2C"/>
    <w:rsid w:val="00306DEE"/>
    <w:rsid w:val="0030700C"/>
    <w:rsid w:val="00310FC6"/>
    <w:rsid w:val="00311705"/>
    <w:rsid w:val="003129C8"/>
    <w:rsid w:val="00312FC5"/>
    <w:rsid w:val="003138B5"/>
    <w:rsid w:val="00313918"/>
    <w:rsid w:val="00313E86"/>
    <w:rsid w:val="00314E66"/>
    <w:rsid w:val="00320E03"/>
    <w:rsid w:val="00320E6C"/>
    <w:rsid w:val="00320E79"/>
    <w:rsid w:val="00321169"/>
    <w:rsid w:val="00324CC1"/>
    <w:rsid w:val="003250CA"/>
    <w:rsid w:val="00325298"/>
    <w:rsid w:val="003266A4"/>
    <w:rsid w:val="003269FE"/>
    <w:rsid w:val="00327FB4"/>
    <w:rsid w:val="00330472"/>
    <w:rsid w:val="003319C2"/>
    <w:rsid w:val="00331A2B"/>
    <w:rsid w:val="00334A7B"/>
    <w:rsid w:val="00335B0B"/>
    <w:rsid w:val="0034085B"/>
    <w:rsid w:val="003429AC"/>
    <w:rsid w:val="00342DA6"/>
    <w:rsid w:val="00343446"/>
    <w:rsid w:val="00343EDD"/>
    <w:rsid w:val="003444D5"/>
    <w:rsid w:val="0034458F"/>
    <w:rsid w:val="00344D01"/>
    <w:rsid w:val="00345A09"/>
    <w:rsid w:val="00347050"/>
    <w:rsid w:val="00347BAB"/>
    <w:rsid w:val="0035060C"/>
    <w:rsid w:val="00353244"/>
    <w:rsid w:val="003539CB"/>
    <w:rsid w:val="003545FD"/>
    <w:rsid w:val="003555E8"/>
    <w:rsid w:val="0035593F"/>
    <w:rsid w:val="0035668F"/>
    <w:rsid w:val="00356E15"/>
    <w:rsid w:val="00357601"/>
    <w:rsid w:val="00357842"/>
    <w:rsid w:val="00357B71"/>
    <w:rsid w:val="00361CC1"/>
    <w:rsid w:val="00362C05"/>
    <w:rsid w:val="003632B6"/>
    <w:rsid w:val="00363D66"/>
    <w:rsid w:val="00364095"/>
    <w:rsid w:val="00364C73"/>
    <w:rsid w:val="003651BA"/>
    <w:rsid w:val="00366D12"/>
    <w:rsid w:val="00367CAE"/>
    <w:rsid w:val="00370F8F"/>
    <w:rsid w:val="00371120"/>
    <w:rsid w:val="00371699"/>
    <w:rsid w:val="003716DC"/>
    <w:rsid w:val="00372E4B"/>
    <w:rsid w:val="00373133"/>
    <w:rsid w:val="00373920"/>
    <w:rsid w:val="003766FB"/>
    <w:rsid w:val="00376D16"/>
    <w:rsid w:val="00377463"/>
    <w:rsid w:val="003778D7"/>
    <w:rsid w:val="00380BCF"/>
    <w:rsid w:val="003857B8"/>
    <w:rsid w:val="003859C0"/>
    <w:rsid w:val="00385A63"/>
    <w:rsid w:val="00386DD6"/>
    <w:rsid w:val="003910C6"/>
    <w:rsid w:val="00394AB2"/>
    <w:rsid w:val="00395A51"/>
    <w:rsid w:val="00396CF7"/>
    <w:rsid w:val="00396D39"/>
    <w:rsid w:val="00397EA4"/>
    <w:rsid w:val="003A1630"/>
    <w:rsid w:val="003A1B73"/>
    <w:rsid w:val="003A1D44"/>
    <w:rsid w:val="003A26E5"/>
    <w:rsid w:val="003A2D47"/>
    <w:rsid w:val="003A40AD"/>
    <w:rsid w:val="003A498D"/>
    <w:rsid w:val="003A51B7"/>
    <w:rsid w:val="003A5301"/>
    <w:rsid w:val="003A5418"/>
    <w:rsid w:val="003A6E74"/>
    <w:rsid w:val="003B0232"/>
    <w:rsid w:val="003B152A"/>
    <w:rsid w:val="003B18F1"/>
    <w:rsid w:val="003B5196"/>
    <w:rsid w:val="003C11B7"/>
    <w:rsid w:val="003C123B"/>
    <w:rsid w:val="003C2F58"/>
    <w:rsid w:val="003C3308"/>
    <w:rsid w:val="003C33A7"/>
    <w:rsid w:val="003C762E"/>
    <w:rsid w:val="003C76E8"/>
    <w:rsid w:val="003D2AD4"/>
    <w:rsid w:val="003D6D6B"/>
    <w:rsid w:val="003E0927"/>
    <w:rsid w:val="003E0E69"/>
    <w:rsid w:val="003E192E"/>
    <w:rsid w:val="003E2191"/>
    <w:rsid w:val="003E22E8"/>
    <w:rsid w:val="003E5046"/>
    <w:rsid w:val="003E6201"/>
    <w:rsid w:val="003E7709"/>
    <w:rsid w:val="003E7C4B"/>
    <w:rsid w:val="003F00A5"/>
    <w:rsid w:val="003F070B"/>
    <w:rsid w:val="003F173A"/>
    <w:rsid w:val="003F1C3D"/>
    <w:rsid w:val="003F3024"/>
    <w:rsid w:val="003F432A"/>
    <w:rsid w:val="003F4D1B"/>
    <w:rsid w:val="003F5BE3"/>
    <w:rsid w:val="003F63F0"/>
    <w:rsid w:val="003F6805"/>
    <w:rsid w:val="003F6D88"/>
    <w:rsid w:val="003F6FFC"/>
    <w:rsid w:val="003F741A"/>
    <w:rsid w:val="004019BC"/>
    <w:rsid w:val="004031E3"/>
    <w:rsid w:val="00403993"/>
    <w:rsid w:val="00403C68"/>
    <w:rsid w:val="0040459D"/>
    <w:rsid w:val="00404776"/>
    <w:rsid w:val="00404828"/>
    <w:rsid w:val="004053D7"/>
    <w:rsid w:val="0040556E"/>
    <w:rsid w:val="004059AD"/>
    <w:rsid w:val="00406344"/>
    <w:rsid w:val="004077AE"/>
    <w:rsid w:val="00407D62"/>
    <w:rsid w:val="00410874"/>
    <w:rsid w:val="00411C1A"/>
    <w:rsid w:val="004129A1"/>
    <w:rsid w:val="00412B17"/>
    <w:rsid w:val="004132F7"/>
    <w:rsid w:val="00415300"/>
    <w:rsid w:val="00415B39"/>
    <w:rsid w:val="00417701"/>
    <w:rsid w:val="0042088B"/>
    <w:rsid w:val="00420B01"/>
    <w:rsid w:val="00422CC2"/>
    <w:rsid w:val="00423A3E"/>
    <w:rsid w:val="004246A5"/>
    <w:rsid w:val="00427956"/>
    <w:rsid w:val="00427C03"/>
    <w:rsid w:val="00427D77"/>
    <w:rsid w:val="00431E98"/>
    <w:rsid w:val="004337BD"/>
    <w:rsid w:val="00434B4E"/>
    <w:rsid w:val="00440B8D"/>
    <w:rsid w:val="00440E4C"/>
    <w:rsid w:val="004412B7"/>
    <w:rsid w:val="00441C34"/>
    <w:rsid w:val="004424BE"/>
    <w:rsid w:val="0044378F"/>
    <w:rsid w:val="004448E0"/>
    <w:rsid w:val="004456CF"/>
    <w:rsid w:val="00447438"/>
    <w:rsid w:val="004504D0"/>
    <w:rsid w:val="00452223"/>
    <w:rsid w:val="004547F3"/>
    <w:rsid w:val="00454D47"/>
    <w:rsid w:val="004564CD"/>
    <w:rsid w:val="0045791B"/>
    <w:rsid w:val="00457AB1"/>
    <w:rsid w:val="0046259B"/>
    <w:rsid w:val="0046261B"/>
    <w:rsid w:val="00462C2C"/>
    <w:rsid w:val="00463147"/>
    <w:rsid w:val="0046314E"/>
    <w:rsid w:val="00470331"/>
    <w:rsid w:val="00470A42"/>
    <w:rsid w:val="00472213"/>
    <w:rsid w:val="004746D1"/>
    <w:rsid w:val="00474E62"/>
    <w:rsid w:val="00475745"/>
    <w:rsid w:val="00475ACE"/>
    <w:rsid w:val="004765D1"/>
    <w:rsid w:val="00476961"/>
    <w:rsid w:val="0048080A"/>
    <w:rsid w:val="00480887"/>
    <w:rsid w:val="00481BF5"/>
    <w:rsid w:val="00482EAA"/>
    <w:rsid w:val="00484BF4"/>
    <w:rsid w:val="00486514"/>
    <w:rsid w:val="004872FC"/>
    <w:rsid w:val="00487D0E"/>
    <w:rsid w:val="00490A5B"/>
    <w:rsid w:val="0049169F"/>
    <w:rsid w:val="004918EF"/>
    <w:rsid w:val="00492715"/>
    <w:rsid w:val="00494E7B"/>
    <w:rsid w:val="0049708A"/>
    <w:rsid w:val="004A00A2"/>
    <w:rsid w:val="004A0730"/>
    <w:rsid w:val="004A0B67"/>
    <w:rsid w:val="004A2CB2"/>
    <w:rsid w:val="004A33DC"/>
    <w:rsid w:val="004A376A"/>
    <w:rsid w:val="004A4161"/>
    <w:rsid w:val="004A6AD0"/>
    <w:rsid w:val="004A799A"/>
    <w:rsid w:val="004B0625"/>
    <w:rsid w:val="004B1795"/>
    <w:rsid w:val="004B294E"/>
    <w:rsid w:val="004B4BB0"/>
    <w:rsid w:val="004B6E08"/>
    <w:rsid w:val="004B735C"/>
    <w:rsid w:val="004B7906"/>
    <w:rsid w:val="004C095D"/>
    <w:rsid w:val="004C28B0"/>
    <w:rsid w:val="004C4FC1"/>
    <w:rsid w:val="004C6994"/>
    <w:rsid w:val="004C6A09"/>
    <w:rsid w:val="004D02D6"/>
    <w:rsid w:val="004D18E4"/>
    <w:rsid w:val="004D1CF0"/>
    <w:rsid w:val="004D5296"/>
    <w:rsid w:val="004D6215"/>
    <w:rsid w:val="004D678D"/>
    <w:rsid w:val="004D6B54"/>
    <w:rsid w:val="004E0B96"/>
    <w:rsid w:val="004E0FDD"/>
    <w:rsid w:val="004E119D"/>
    <w:rsid w:val="004E1544"/>
    <w:rsid w:val="004E1BD5"/>
    <w:rsid w:val="004E1EA9"/>
    <w:rsid w:val="004E3081"/>
    <w:rsid w:val="004E44E4"/>
    <w:rsid w:val="004E5D6F"/>
    <w:rsid w:val="004E6D7E"/>
    <w:rsid w:val="004E7FF1"/>
    <w:rsid w:val="004F14F6"/>
    <w:rsid w:val="004F1908"/>
    <w:rsid w:val="004F2048"/>
    <w:rsid w:val="004F22C5"/>
    <w:rsid w:val="004F3A63"/>
    <w:rsid w:val="004F410F"/>
    <w:rsid w:val="004F5269"/>
    <w:rsid w:val="004F797D"/>
    <w:rsid w:val="0050084E"/>
    <w:rsid w:val="00501999"/>
    <w:rsid w:val="00501D2D"/>
    <w:rsid w:val="005020EF"/>
    <w:rsid w:val="005026C3"/>
    <w:rsid w:val="005033CF"/>
    <w:rsid w:val="0050350C"/>
    <w:rsid w:val="0050511E"/>
    <w:rsid w:val="00505FDA"/>
    <w:rsid w:val="0050721C"/>
    <w:rsid w:val="00507B03"/>
    <w:rsid w:val="00507DAC"/>
    <w:rsid w:val="00514B8E"/>
    <w:rsid w:val="005175D1"/>
    <w:rsid w:val="00517974"/>
    <w:rsid w:val="00517E36"/>
    <w:rsid w:val="00520A0D"/>
    <w:rsid w:val="00522E31"/>
    <w:rsid w:val="00523934"/>
    <w:rsid w:val="0052429B"/>
    <w:rsid w:val="005247CB"/>
    <w:rsid w:val="00524917"/>
    <w:rsid w:val="00524A9D"/>
    <w:rsid w:val="0052717D"/>
    <w:rsid w:val="00527817"/>
    <w:rsid w:val="00527930"/>
    <w:rsid w:val="0053091F"/>
    <w:rsid w:val="00530988"/>
    <w:rsid w:val="00532BBF"/>
    <w:rsid w:val="00534368"/>
    <w:rsid w:val="00534A2D"/>
    <w:rsid w:val="0054333A"/>
    <w:rsid w:val="005438D3"/>
    <w:rsid w:val="00543CF5"/>
    <w:rsid w:val="00545076"/>
    <w:rsid w:val="0054599C"/>
    <w:rsid w:val="0054613D"/>
    <w:rsid w:val="00546B0C"/>
    <w:rsid w:val="00547239"/>
    <w:rsid w:val="00547A9C"/>
    <w:rsid w:val="00547D52"/>
    <w:rsid w:val="005500D7"/>
    <w:rsid w:val="00550CFC"/>
    <w:rsid w:val="0055246A"/>
    <w:rsid w:val="0055282F"/>
    <w:rsid w:val="005532EC"/>
    <w:rsid w:val="00553B80"/>
    <w:rsid w:val="0055433D"/>
    <w:rsid w:val="005557CA"/>
    <w:rsid w:val="00555FC3"/>
    <w:rsid w:val="005563B6"/>
    <w:rsid w:val="0056067E"/>
    <w:rsid w:val="00561EDE"/>
    <w:rsid w:val="00564784"/>
    <w:rsid w:val="005657ED"/>
    <w:rsid w:val="00566A14"/>
    <w:rsid w:val="00567D74"/>
    <w:rsid w:val="00567EAB"/>
    <w:rsid w:val="00570B85"/>
    <w:rsid w:val="00571FA8"/>
    <w:rsid w:val="0057626C"/>
    <w:rsid w:val="00576C16"/>
    <w:rsid w:val="005770F4"/>
    <w:rsid w:val="0058342C"/>
    <w:rsid w:val="00583CAF"/>
    <w:rsid w:val="0058468C"/>
    <w:rsid w:val="005866A9"/>
    <w:rsid w:val="00586A05"/>
    <w:rsid w:val="00587759"/>
    <w:rsid w:val="00590746"/>
    <w:rsid w:val="00591F82"/>
    <w:rsid w:val="005946B4"/>
    <w:rsid w:val="00596BD8"/>
    <w:rsid w:val="00596FB5"/>
    <w:rsid w:val="00597533"/>
    <w:rsid w:val="005975C6"/>
    <w:rsid w:val="005979FA"/>
    <w:rsid w:val="00597F02"/>
    <w:rsid w:val="005A0E18"/>
    <w:rsid w:val="005A2B86"/>
    <w:rsid w:val="005A5B15"/>
    <w:rsid w:val="005A5F9D"/>
    <w:rsid w:val="005A5FE5"/>
    <w:rsid w:val="005A63C2"/>
    <w:rsid w:val="005A7334"/>
    <w:rsid w:val="005A7A7E"/>
    <w:rsid w:val="005B02A8"/>
    <w:rsid w:val="005B0343"/>
    <w:rsid w:val="005B2B2B"/>
    <w:rsid w:val="005B3009"/>
    <w:rsid w:val="005B3719"/>
    <w:rsid w:val="005B399E"/>
    <w:rsid w:val="005B4BC9"/>
    <w:rsid w:val="005B52BD"/>
    <w:rsid w:val="005B6422"/>
    <w:rsid w:val="005B6C8B"/>
    <w:rsid w:val="005B77E7"/>
    <w:rsid w:val="005B7BD9"/>
    <w:rsid w:val="005C08FE"/>
    <w:rsid w:val="005C1183"/>
    <w:rsid w:val="005C1629"/>
    <w:rsid w:val="005C30EF"/>
    <w:rsid w:val="005C3292"/>
    <w:rsid w:val="005D0D81"/>
    <w:rsid w:val="005D0E8A"/>
    <w:rsid w:val="005D1BA3"/>
    <w:rsid w:val="005D3399"/>
    <w:rsid w:val="005E0B75"/>
    <w:rsid w:val="005E100B"/>
    <w:rsid w:val="005E19EC"/>
    <w:rsid w:val="005E1C8D"/>
    <w:rsid w:val="005E30B7"/>
    <w:rsid w:val="005E4183"/>
    <w:rsid w:val="005E6702"/>
    <w:rsid w:val="005E7204"/>
    <w:rsid w:val="005E7455"/>
    <w:rsid w:val="005F06DC"/>
    <w:rsid w:val="005F265E"/>
    <w:rsid w:val="005F3862"/>
    <w:rsid w:val="005F3D73"/>
    <w:rsid w:val="005F45CB"/>
    <w:rsid w:val="005F475A"/>
    <w:rsid w:val="005F59D9"/>
    <w:rsid w:val="005F78EF"/>
    <w:rsid w:val="00602B4A"/>
    <w:rsid w:val="00603ADE"/>
    <w:rsid w:val="00603DF3"/>
    <w:rsid w:val="00606630"/>
    <w:rsid w:val="00611DD5"/>
    <w:rsid w:val="006138B1"/>
    <w:rsid w:val="006138DE"/>
    <w:rsid w:val="00615F09"/>
    <w:rsid w:val="00620714"/>
    <w:rsid w:val="00620FFC"/>
    <w:rsid w:val="006215B7"/>
    <w:rsid w:val="00621E1A"/>
    <w:rsid w:val="006253EA"/>
    <w:rsid w:val="00625B3B"/>
    <w:rsid w:val="00626EC0"/>
    <w:rsid w:val="00627201"/>
    <w:rsid w:val="00627640"/>
    <w:rsid w:val="00630400"/>
    <w:rsid w:val="0063068E"/>
    <w:rsid w:val="00633A36"/>
    <w:rsid w:val="00633AA8"/>
    <w:rsid w:val="006358D7"/>
    <w:rsid w:val="00637C95"/>
    <w:rsid w:val="00637E07"/>
    <w:rsid w:val="006404AF"/>
    <w:rsid w:val="00641B5C"/>
    <w:rsid w:val="0064206A"/>
    <w:rsid w:val="006423B6"/>
    <w:rsid w:val="0064390D"/>
    <w:rsid w:val="00644BAB"/>
    <w:rsid w:val="00644E37"/>
    <w:rsid w:val="00647717"/>
    <w:rsid w:val="006504C5"/>
    <w:rsid w:val="00651610"/>
    <w:rsid w:val="00653047"/>
    <w:rsid w:val="0065364E"/>
    <w:rsid w:val="00665236"/>
    <w:rsid w:val="00667A4B"/>
    <w:rsid w:val="00673CB5"/>
    <w:rsid w:val="00676A6F"/>
    <w:rsid w:val="00677EFE"/>
    <w:rsid w:val="00680283"/>
    <w:rsid w:val="00683D30"/>
    <w:rsid w:val="00684442"/>
    <w:rsid w:val="0068453E"/>
    <w:rsid w:val="00685B2C"/>
    <w:rsid w:val="00685F84"/>
    <w:rsid w:val="00687F68"/>
    <w:rsid w:val="006916E1"/>
    <w:rsid w:val="00694121"/>
    <w:rsid w:val="0069471A"/>
    <w:rsid w:val="00694E19"/>
    <w:rsid w:val="00695139"/>
    <w:rsid w:val="006957DF"/>
    <w:rsid w:val="00696490"/>
    <w:rsid w:val="006A0786"/>
    <w:rsid w:val="006A13A7"/>
    <w:rsid w:val="006A1BD2"/>
    <w:rsid w:val="006A398A"/>
    <w:rsid w:val="006A3C91"/>
    <w:rsid w:val="006A4028"/>
    <w:rsid w:val="006A4830"/>
    <w:rsid w:val="006A5026"/>
    <w:rsid w:val="006A5A0E"/>
    <w:rsid w:val="006A6D57"/>
    <w:rsid w:val="006A72AB"/>
    <w:rsid w:val="006A77AD"/>
    <w:rsid w:val="006A7E76"/>
    <w:rsid w:val="006B0974"/>
    <w:rsid w:val="006B3120"/>
    <w:rsid w:val="006B3A4F"/>
    <w:rsid w:val="006B4DDD"/>
    <w:rsid w:val="006B6744"/>
    <w:rsid w:val="006C03C8"/>
    <w:rsid w:val="006C0708"/>
    <w:rsid w:val="006C0AA3"/>
    <w:rsid w:val="006C2E19"/>
    <w:rsid w:val="006C2F35"/>
    <w:rsid w:val="006C5289"/>
    <w:rsid w:val="006C5433"/>
    <w:rsid w:val="006C57FA"/>
    <w:rsid w:val="006C636F"/>
    <w:rsid w:val="006C6544"/>
    <w:rsid w:val="006C7F8C"/>
    <w:rsid w:val="006D1213"/>
    <w:rsid w:val="006D1292"/>
    <w:rsid w:val="006D1618"/>
    <w:rsid w:val="006D2141"/>
    <w:rsid w:val="006D4767"/>
    <w:rsid w:val="006D5B5E"/>
    <w:rsid w:val="006D7E50"/>
    <w:rsid w:val="006E0DDF"/>
    <w:rsid w:val="006E2106"/>
    <w:rsid w:val="006E5171"/>
    <w:rsid w:val="006E7915"/>
    <w:rsid w:val="006E7D4C"/>
    <w:rsid w:val="006F035D"/>
    <w:rsid w:val="006F266E"/>
    <w:rsid w:val="006F3321"/>
    <w:rsid w:val="006F3831"/>
    <w:rsid w:val="006F38E4"/>
    <w:rsid w:val="006F40AA"/>
    <w:rsid w:val="006F50C2"/>
    <w:rsid w:val="006F55DE"/>
    <w:rsid w:val="006F6E5B"/>
    <w:rsid w:val="006F6EAC"/>
    <w:rsid w:val="00701FBD"/>
    <w:rsid w:val="00703E09"/>
    <w:rsid w:val="007040E7"/>
    <w:rsid w:val="00704536"/>
    <w:rsid w:val="007071B9"/>
    <w:rsid w:val="00707BB3"/>
    <w:rsid w:val="00707CC2"/>
    <w:rsid w:val="007146DC"/>
    <w:rsid w:val="00715AA2"/>
    <w:rsid w:val="00715D93"/>
    <w:rsid w:val="00721564"/>
    <w:rsid w:val="00721E6B"/>
    <w:rsid w:val="00723191"/>
    <w:rsid w:val="00724BEB"/>
    <w:rsid w:val="0072606B"/>
    <w:rsid w:val="007260F6"/>
    <w:rsid w:val="007263FC"/>
    <w:rsid w:val="00726F5D"/>
    <w:rsid w:val="00731A84"/>
    <w:rsid w:val="007340E0"/>
    <w:rsid w:val="00734899"/>
    <w:rsid w:val="00735065"/>
    <w:rsid w:val="00735228"/>
    <w:rsid w:val="00736D46"/>
    <w:rsid w:val="00736EB3"/>
    <w:rsid w:val="00742CAB"/>
    <w:rsid w:val="00743ADE"/>
    <w:rsid w:val="0074523A"/>
    <w:rsid w:val="00745557"/>
    <w:rsid w:val="00746830"/>
    <w:rsid w:val="00750A77"/>
    <w:rsid w:val="00750C83"/>
    <w:rsid w:val="00751EDE"/>
    <w:rsid w:val="0075211D"/>
    <w:rsid w:val="0075330D"/>
    <w:rsid w:val="0075390E"/>
    <w:rsid w:val="007544D3"/>
    <w:rsid w:val="00754710"/>
    <w:rsid w:val="00754AF1"/>
    <w:rsid w:val="00755107"/>
    <w:rsid w:val="0075707B"/>
    <w:rsid w:val="00757C6A"/>
    <w:rsid w:val="0076383A"/>
    <w:rsid w:val="0076405F"/>
    <w:rsid w:val="0076494B"/>
    <w:rsid w:val="00764FC4"/>
    <w:rsid w:val="0076573F"/>
    <w:rsid w:val="0076651B"/>
    <w:rsid w:val="00767B02"/>
    <w:rsid w:val="007711EF"/>
    <w:rsid w:val="00771620"/>
    <w:rsid w:val="00771FC8"/>
    <w:rsid w:val="007722C3"/>
    <w:rsid w:val="00772BBA"/>
    <w:rsid w:val="00773852"/>
    <w:rsid w:val="007748E0"/>
    <w:rsid w:val="00774F8B"/>
    <w:rsid w:val="0077597F"/>
    <w:rsid w:val="007759B0"/>
    <w:rsid w:val="00775B32"/>
    <w:rsid w:val="00775F7F"/>
    <w:rsid w:val="0077748A"/>
    <w:rsid w:val="0078275B"/>
    <w:rsid w:val="00782FC3"/>
    <w:rsid w:val="007835E8"/>
    <w:rsid w:val="0078370B"/>
    <w:rsid w:val="00784D5E"/>
    <w:rsid w:val="00786D37"/>
    <w:rsid w:val="007878F8"/>
    <w:rsid w:val="007914F5"/>
    <w:rsid w:val="00791E39"/>
    <w:rsid w:val="00791EE8"/>
    <w:rsid w:val="007923AB"/>
    <w:rsid w:val="007932F3"/>
    <w:rsid w:val="0079539D"/>
    <w:rsid w:val="0079594E"/>
    <w:rsid w:val="00796CAF"/>
    <w:rsid w:val="007A00A9"/>
    <w:rsid w:val="007A14ED"/>
    <w:rsid w:val="007A2D77"/>
    <w:rsid w:val="007A3B9E"/>
    <w:rsid w:val="007A51E8"/>
    <w:rsid w:val="007A585C"/>
    <w:rsid w:val="007A5BA5"/>
    <w:rsid w:val="007A5F1F"/>
    <w:rsid w:val="007A639E"/>
    <w:rsid w:val="007A6708"/>
    <w:rsid w:val="007A6CD5"/>
    <w:rsid w:val="007A70F3"/>
    <w:rsid w:val="007B16F1"/>
    <w:rsid w:val="007B2C56"/>
    <w:rsid w:val="007B3238"/>
    <w:rsid w:val="007B50F5"/>
    <w:rsid w:val="007B7893"/>
    <w:rsid w:val="007C2AEE"/>
    <w:rsid w:val="007C487C"/>
    <w:rsid w:val="007C4BA7"/>
    <w:rsid w:val="007C67D8"/>
    <w:rsid w:val="007C6C21"/>
    <w:rsid w:val="007C6DAD"/>
    <w:rsid w:val="007C786F"/>
    <w:rsid w:val="007C7B3F"/>
    <w:rsid w:val="007D043B"/>
    <w:rsid w:val="007D3A4C"/>
    <w:rsid w:val="007D3AEE"/>
    <w:rsid w:val="007D750E"/>
    <w:rsid w:val="007D7AB2"/>
    <w:rsid w:val="007E06F6"/>
    <w:rsid w:val="007E0EB3"/>
    <w:rsid w:val="007E118E"/>
    <w:rsid w:val="007E2143"/>
    <w:rsid w:val="007E2652"/>
    <w:rsid w:val="007E34F9"/>
    <w:rsid w:val="007E3C23"/>
    <w:rsid w:val="007E4E66"/>
    <w:rsid w:val="007E5405"/>
    <w:rsid w:val="007E5F46"/>
    <w:rsid w:val="007F0038"/>
    <w:rsid w:val="007F030F"/>
    <w:rsid w:val="007F1F8A"/>
    <w:rsid w:val="007F412D"/>
    <w:rsid w:val="007F41ED"/>
    <w:rsid w:val="007F74D2"/>
    <w:rsid w:val="00802A8E"/>
    <w:rsid w:val="00802E86"/>
    <w:rsid w:val="00803074"/>
    <w:rsid w:val="00805901"/>
    <w:rsid w:val="008062FB"/>
    <w:rsid w:val="00813286"/>
    <w:rsid w:val="0081394C"/>
    <w:rsid w:val="00815D9B"/>
    <w:rsid w:val="0081603C"/>
    <w:rsid w:val="00816255"/>
    <w:rsid w:val="00817026"/>
    <w:rsid w:val="008175F1"/>
    <w:rsid w:val="00820809"/>
    <w:rsid w:val="0082142B"/>
    <w:rsid w:val="00821973"/>
    <w:rsid w:val="00821B0C"/>
    <w:rsid w:val="00822219"/>
    <w:rsid w:val="00823BE0"/>
    <w:rsid w:val="00823E5A"/>
    <w:rsid w:val="008249E3"/>
    <w:rsid w:val="0082547D"/>
    <w:rsid w:val="008255B3"/>
    <w:rsid w:val="00827A21"/>
    <w:rsid w:val="00830C86"/>
    <w:rsid w:val="00832091"/>
    <w:rsid w:val="008324BB"/>
    <w:rsid w:val="008338AC"/>
    <w:rsid w:val="008358E1"/>
    <w:rsid w:val="008371D4"/>
    <w:rsid w:val="0083793E"/>
    <w:rsid w:val="0084044D"/>
    <w:rsid w:val="00840597"/>
    <w:rsid w:val="008410CA"/>
    <w:rsid w:val="00841559"/>
    <w:rsid w:val="00841732"/>
    <w:rsid w:val="00843A1F"/>
    <w:rsid w:val="008446FE"/>
    <w:rsid w:val="00844778"/>
    <w:rsid w:val="00844BD8"/>
    <w:rsid w:val="00844E92"/>
    <w:rsid w:val="0084702C"/>
    <w:rsid w:val="00847AE1"/>
    <w:rsid w:val="00847C89"/>
    <w:rsid w:val="00856D4B"/>
    <w:rsid w:val="0086154F"/>
    <w:rsid w:val="008622AF"/>
    <w:rsid w:val="00862ED9"/>
    <w:rsid w:val="00863950"/>
    <w:rsid w:val="00864FC2"/>
    <w:rsid w:val="00865DF8"/>
    <w:rsid w:val="00866AF3"/>
    <w:rsid w:val="00871F0D"/>
    <w:rsid w:val="00875340"/>
    <w:rsid w:val="00875CCD"/>
    <w:rsid w:val="008763F3"/>
    <w:rsid w:val="00876408"/>
    <w:rsid w:val="00877E64"/>
    <w:rsid w:val="00880B22"/>
    <w:rsid w:val="00880CE6"/>
    <w:rsid w:val="00881709"/>
    <w:rsid w:val="008817E1"/>
    <w:rsid w:val="00881EAE"/>
    <w:rsid w:val="00884BD3"/>
    <w:rsid w:val="00885A45"/>
    <w:rsid w:val="00887D5B"/>
    <w:rsid w:val="008903D0"/>
    <w:rsid w:val="00890D45"/>
    <w:rsid w:val="00891432"/>
    <w:rsid w:val="0089145C"/>
    <w:rsid w:val="00891F7B"/>
    <w:rsid w:val="00892ED6"/>
    <w:rsid w:val="00893483"/>
    <w:rsid w:val="008948E0"/>
    <w:rsid w:val="00894C54"/>
    <w:rsid w:val="00895D7B"/>
    <w:rsid w:val="00896C7C"/>
    <w:rsid w:val="008A06AD"/>
    <w:rsid w:val="008A10B8"/>
    <w:rsid w:val="008A1343"/>
    <w:rsid w:val="008A1E08"/>
    <w:rsid w:val="008A202D"/>
    <w:rsid w:val="008A2186"/>
    <w:rsid w:val="008A5586"/>
    <w:rsid w:val="008A6B6F"/>
    <w:rsid w:val="008A781F"/>
    <w:rsid w:val="008A7CC8"/>
    <w:rsid w:val="008A7D89"/>
    <w:rsid w:val="008B01CB"/>
    <w:rsid w:val="008B04C7"/>
    <w:rsid w:val="008B0A75"/>
    <w:rsid w:val="008B28A9"/>
    <w:rsid w:val="008B2FB5"/>
    <w:rsid w:val="008B300A"/>
    <w:rsid w:val="008B383B"/>
    <w:rsid w:val="008B45D1"/>
    <w:rsid w:val="008B4F88"/>
    <w:rsid w:val="008B50ED"/>
    <w:rsid w:val="008B6C44"/>
    <w:rsid w:val="008B79A3"/>
    <w:rsid w:val="008C0D5C"/>
    <w:rsid w:val="008C1B41"/>
    <w:rsid w:val="008C1E1D"/>
    <w:rsid w:val="008C1F55"/>
    <w:rsid w:val="008C24EA"/>
    <w:rsid w:val="008C5355"/>
    <w:rsid w:val="008C5954"/>
    <w:rsid w:val="008C5F20"/>
    <w:rsid w:val="008C718D"/>
    <w:rsid w:val="008C7578"/>
    <w:rsid w:val="008D10A1"/>
    <w:rsid w:val="008D17C0"/>
    <w:rsid w:val="008D1D24"/>
    <w:rsid w:val="008D2709"/>
    <w:rsid w:val="008D2AE4"/>
    <w:rsid w:val="008D4042"/>
    <w:rsid w:val="008D453E"/>
    <w:rsid w:val="008D49C4"/>
    <w:rsid w:val="008D5D1B"/>
    <w:rsid w:val="008D7415"/>
    <w:rsid w:val="008E007D"/>
    <w:rsid w:val="008E36F0"/>
    <w:rsid w:val="008E42A9"/>
    <w:rsid w:val="008E5AFF"/>
    <w:rsid w:val="008E5EDF"/>
    <w:rsid w:val="008E6E7E"/>
    <w:rsid w:val="008F02FC"/>
    <w:rsid w:val="008F11BF"/>
    <w:rsid w:val="008F4074"/>
    <w:rsid w:val="008F6A8C"/>
    <w:rsid w:val="008F7BA2"/>
    <w:rsid w:val="008F7D42"/>
    <w:rsid w:val="008F7F4E"/>
    <w:rsid w:val="00900467"/>
    <w:rsid w:val="00900640"/>
    <w:rsid w:val="00901BBD"/>
    <w:rsid w:val="00901E01"/>
    <w:rsid w:val="009034D2"/>
    <w:rsid w:val="00906150"/>
    <w:rsid w:val="00910091"/>
    <w:rsid w:val="0091194B"/>
    <w:rsid w:val="00912157"/>
    <w:rsid w:val="00912BCD"/>
    <w:rsid w:val="00913244"/>
    <w:rsid w:val="009159CD"/>
    <w:rsid w:val="00916757"/>
    <w:rsid w:val="00917028"/>
    <w:rsid w:val="00920BDE"/>
    <w:rsid w:val="0092163F"/>
    <w:rsid w:val="009219DF"/>
    <w:rsid w:val="009219FE"/>
    <w:rsid w:val="00921D63"/>
    <w:rsid w:val="009248CE"/>
    <w:rsid w:val="00924F64"/>
    <w:rsid w:val="00926959"/>
    <w:rsid w:val="00930DFD"/>
    <w:rsid w:val="00930F5D"/>
    <w:rsid w:val="00933328"/>
    <w:rsid w:val="00933FE2"/>
    <w:rsid w:val="0093522B"/>
    <w:rsid w:val="00935F69"/>
    <w:rsid w:val="00936C99"/>
    <w:rsid w:val="0093743B"/>
    <w:rsid w:val="009378AB"/>
    <w:rsid w:val="00937C4B"/>
    <w:rsid w:val="00937D2C"/>
    <w:rsid w:val="009405A7"/>
    <w:rsid w:val="00941AAB"/>
    <w:rsid w:val="009424E2"/>
    <w:rsid w:val="0094385B"/>
    <w:rsid w:val="00945E5C"/>
    <w:rsid w:val="00950357"/>
    <w:rsid w:val="00950684"/>
    <w:rsid w:val="00950A67"/>
    <w:rsid w:val="00952222"/>
    <w:rsid w:val="0095537D"/>
    <w:rsid w:val="00955EB7"/>
    <w:rsid w:val="00955EBB"/>
    <w:rsid w:val="009566A5"/>
    <w:rsid w:val="00957926"/>
    <w:rsid w:val="0095799B"/>
    <w:rsid w:val="009611F9"/>
    <w:rsid w:val="009626E8"/>
    <w:rsid w:val="00962DA1"/>
    <w:rsid w:val="00963E70"/>
    <w:rsid w:val="00964622"/>
    <w:rsid w:val="009656F7"/>
    <w:rsid w:val="00965FA8"/>
    <w:rsid w:val="00972858"/>
    <w:rsid w:val="00974B7B"/>
    <w:rsid w:val="00977B1F"/>
    <w:rsid w:val="00980FBD"/>
    <w:rsid w:val="009816E7"/>
    <w:rsid w:val="009834CE"/>
    <w:rsid w:val="00983953"/>
    <w:rsid w:val="00983DC2"/>
    <w:rsid w:val="00986004"/>
    <w:rsid w:val="00986181"/>
    <w:rsid w:val="009868DC"/>
    <w:rsid w:val="00986DA0"/>
    <w:rsid w:val="00986F04"/>
    <w:rsid w:val="00987014"/>
    <w:rsid w:val="00987894"/>
    <w:rsid w:val="00990E68"/>
    <w:rsid w:val="00990FE6"/>
    <w:rsid w:val="00993432"/>
    <w:rsid w:val="00994FF4"/>
    <w:rsid w:val="00997D8B"/>
    <w:rsid w:val="009A3239"/>
    <w:rsid w:val="009A5669"/>
    <w:rsid w:val="009A619E"/>
    <w:rsid w:val="009A6ADE"/>
    <w:rsid w:val="009A6CA0"/>
    <w:rsid w:val="009B0162"/>
    <w:rsid w:val="009B0B7C"/>
    <w:rsid w:val="009B15CA"/>
    <w:rsid w:val="009B2EC2"/>
    <w:rsid w:val="009B4314"/>
    <w:rsid w:val="009B5980"/>
    <w:rsid w:val="009B5C48"/>
    <w:rsid w:val="009B7F4F"/>
    <w:rsid w:val="009C065B"/>
    <w:rsid w:val="009C0BC1"/>
    <w:rsid w:val="009C25D6"/>
    <w:rsid w:val="009C2DBE"/>
    <w:rsid w:val="009C3301"/>
    <w:rsid w:val="009C3EC3"/>
    <w:rsid w:val="009C50A3"/>
    <w:rsid w:val="009C67C5"/>
    <w:rsid w:val="009C6A75"/>
    <w:rsid w:val="009C7261"/>
    <w:rsid w:val="009D0661"/>
    <w:rsid w:val="009D078F"/>
    <w:rsid w:val="009D0979"/>
    <w:rsid w:val="009D2201"/>
    <w:rsid w:val="009D2562"/>
    <w:rsid w:val="009D47FF"/>
    <w:rsid w:val="009D5304"/>
    <w:rsid w:val="009D5543"/>
    <w:rsid w:val="009D7FD5"/>
    <w:rsid w:val="009E248E"/>
    <w:rsid w:val="009E2C6E"/>
    <w:rsid w:val="009E302A"/>
    <w:rsid w:val="009E3D1F"/>
    <w:rsid w:val="009E3E00"/>
    <w:rsid w:val="009E5299"/>
    <w:rsid w:val="009E64EA"/>
    <w:rsid w:val="009F3500"/>
    <w:rsid w:val="009F3D56"/>
    <w:rsid w:val="009F56A8"/>
    <w:rsid w:val="009F5902"/>
    <w:rsid w:val="009F5A45"/>
    <w:rsid w:val="00A00761"/>
    <w:rsid w:val="00A00850"/>
    <w:rsid w:val="00A00E4F"/>
    <w:rsid w:val="00A01B33"/>
    <w:rsid w:val="00A05870"/>
    <w:rsid w:val="00A05A71"/>
    <w:rsid w:val="00A06CFB"/>
    <w:rsid w:val="00A101E8"/>
    <w:rsid w:val="00A12D38"/>
    <w:rsid w:val="00A12E20"/>
    <w:rsid w:val="00A1304E"/>
    <w:rsid w:val="00A1568A"/>
    <w:rsid w:val="00A1669C"/>
    <w:rsid w:val="00A16D63"/>
    <w:rsid w:val="00A16E32"/>
    <w:rsid w:val="00A17078"/>
    <w:rsid w:val="00A178D0"/>
    <w:rsid w:val="00A1793C"/>
    <w:rsid w:val="00A17C2B"/>
    <w:rsid w:val="00A255E4"/>
    <w:rsid w:val="00A30508"/>
    <w:rsid w:val="00A320DF"/>
    <w:rsid w:val="00A321E8"/>
    <w:rsid w:val="00A339BF"/>
    <w:rsid w:val="00A33A98"/>
    <w:rsid w:val="00A35FC9"/>
    <w:rsid w:val="00A401F8"/>
    <w:rsid w:val="00A41122"/>
    <w:rsid w:val="00A42DDB"/>
    <w:rsid w:val="00A43230"/>
    <w:rsid w:val="00A43EA4"/>
    <w:rsid w:val="00A50533"/>
    <w:rsid w:val="00A523BB"/>
    <w:rsid w:val="00A526C5"/>
    <w:rsid w:val="00A53F0F"/>
    <w:rsid w:val="00A5452E"/>
    <w:rsid w:val="00A546A3"/>
    <w:rsid w:val="00A54E96"/>
    <w:rsid w:val="00A55924"/>
    <w:rsid w:val="00A5684A"/>
    <w:rsid w:val="00A57156"/>
    <w:rsid w:val="00A60C9C"/>
    <w:rsid w:val="00A617CE"/>
    <w:rsid w:val="00A62CBC"/>
    <w:rsid w:val="00A62D51"/>
    <w:rsid w:val="00A65F83"/>
    <w:rsid w:val="00A6616F"/>
    <w:rsid w:val="00A66303"/>
    <w:rsid w:val="00A716C5"/>
    <w:rsid w:val="00A72220"/>
    <w:rsid w:val="00A72ADA"/>
    <w:rsid w:val="00A75B74"/>
    <w:rsid w:val="00A75BE0"/>
    <w:rsid w:val="00A77184"/>
    <w:rsid w:val="00A7B609"/>
    <w:rsid w:val="00A8001C"/>
    <w:rsid w:val="00A80931"/>
    <w:rsid w:val="00A81034"/>
    <w:rsid w:val="00A819EC"/>
    <w:rsid w:val="00A824BC"/>
    <w:rsid w:val="00A8301B"/>
    <w:rsid w:val="00A86970"/>
    <w:rsid w:val="00A8734B"/>
    <w:rsid w:val="00A87B5A"/>
    <w:rsid w:val="00A902B9"/>
    <w:rsid w:val="00A925EF"/>
    <w:rsid w:val="00A93307"/>
    <w:rsid w:val="00A93767"/>
    <w:rsid w:val="00AA149F"/>
    <w:rsid w:val="00AA2035"/>
    <w:rsid w:val="00AA264A"/>
    <w:rsid w:val="00AA358A"/>
    <w:rsid w:val="00AB1CF3"/>
    <w:rsid w:val="00AB6722"/>
    <w:rsid w:val="00AC281D"/>
    <w:rsid w:val="00AC4F16"/>
    <w:rsid w:val="00AC55A4"/>
    <w:rsid w:val="00AC5AA8"/>
    <w:rsid w:val="00AC7DD6"/>
    <w:rsid w:val="00AD00AF"/>
    <w:rsid w:val="00AD28F5"/>
    <w:rsid w:val="00AD2D9B"/>
    <w:rsid w:val="00AD3550"/>
    <w:rsid w:val="00AD493B"/>
    <w:rsid w:val="00AD5116"/>
    <w:rsid w:val="00AD57B5"/>
    <w:rsid w:val="00AD5C23"/>
    <w:rsid w:val="00AD6361"/>
    <w:rsid w:val="00AE2C1A"/>
    <w:rsid w:val="00AE2F16"/>
    <w:rsid w:val="00AE32FF"/>
    <w:rsid w:val="00AE3E76"/>
    <w:rsid w:val="00AE4013"/>
    <w:rsid w:val="00AE5030"/>
    <w:rsid w:val="00AE61B1"/>
    <w:rsid w:val="00AE7DA6"/>
    <w:rsid w:val="00AF1E41"/>
    <w:rsid w:val="00AF3200"/>
    <w:rsid w:val="00AF384A"/>
    <w:rsid w:val="00AF4CB8"/>
    <w:rsid w:val="00AF563A"/>
    <w:rsid w:val="00AF5D58"/>
    <w:rsid w:val="00AF6746"/>
    <w:rsid w:val="00AF7B3F"/>
    <w:rsid w:val="00AF7EEA"/>
    <w:rsid w:val="00B041E9"/>
    <w:rsid w:val="00B04D93"/>
    <w:rsid w:val="00B04DE3"/>
    <w:rsid w:val="00B051B1"/>
    <w:rsid w:val="00B06789"/>
    <w:rsid w:val="00B0730F"/>
    <w:rsid w:val="00B109B3"/>
    <w:rsid w:val="00B10B60"/>
    <w:rsid w:val="00B11204"/>
    <w:rsid w:val="00B118D0"/>
    <w:rsid w:val="00B123D9"/>
    <w:rsid w:val="00B12AC2"/>
    <w:rsid w:val="00B13F79"/>
    <w:rsid w:val="00B1437D"/>
    <w:rsid w:val="00B148B5"/>
    <w:rsid w:val="00B150C7"/>
    <w:rsid w:val="00B152E9"/>
    <w:rsid w:val="00B16BFF"/>
    <w:rsid w:val="00B178BE"/>
    <w:rsid w:val="00B23753"/>
    <w:rsid w:val="00B23E9C"/>
    <w:rsid w:val="00B24A21"/>
    <w:rsid w:val="00B26DE7"/>
    <w:rsid w:val="00B312F2"/>
    <w:rsid w:val="00B316EE"/>
    <w:rsid w:val="00B317F2"/>
    <w:rsid w:val="00B330D2"/>
    <w:rsid w:val="00B34249"/>
    <w:rsid w:val="00B35835"/>
    <w:rsid w:val="00B35DA0"/>
    <w:rsid w:val="00B36548"/>
    <w:rsid w:val="00B36707"/>
    <w:rsid w:val="00B37B9B"/>
    <w:rsid w:val="00B37ECE"/>
    <w:rsid w:val="00B410BB"/>
    <w:rsid w:val="00B417CE"/>
    <w:rsid w:val="00B44CED"/>
    <w:rsid w:val="00B46F1F"/>
    <w:rsid w:val="00B473C2"/>
    <w:rsid w:val="00B4797A"/>
    <w:rsid w:val="00B50621"/>
    <w:rsid w:val="00B56028"/>
    <w:rsid w:val="00B600F0"/>
    <w:rsid w:val="00B60325"/>
    <w:rsid w:val="00B616ED"/>
    <w:rsid w:val="00B62D82"/>
    <w:rsid w:val="00B64531"/>
    <w:rsid w:val="00B650AE"/>
    <w:rsid w:val="00B6511E"/>
    <w:rsid w:val="00B67E05"/>
    <w:rsid w:val="00B71407"/>
    <w:rsid w:val="00B72B74"/>
    <w:rsid w:val="00B73D1D"/>
    <w:rsid w:val="00B73DF2"/>
    <w:rsid w:val="00B74C4F"/>
    <w:rsid w:val="00B7532A"/>
    <w:rsid w:val="00B771BA"/>
    <w:rsid w:val="00B7726E"/>
    <w:rsid w:val="00B80BBF"/>
    <w:rsid w:val="00B82132"/>
    <w:rsid w:val="00B82404"/>
    <w:rsid w:val="00B82A86"/>
    <w:rsid w:val="00B82CD3"/>
    <w:rsid w:val="00B82E30"/>
    <w:rsid w:val="00B83C64"/>
    <w:rsid w:val="00B90BC3"/>
    <w:rsid w:val="00B90E5D"/>
    <w:rsid w:val="00B912A8"/>
    <w:rsid w:val="00B953C0"/>
    <w:rsid w:val="00B96098"/>
    <w:rsid w:val="00B96FBD"/>
    <w:rsid w:val="00BA18C2"/>
    <w:rsid w:val="00BA1DB0"/>
    <w:rsid w:val="00BA2050"/>
    <w:rsid w:val="00BA37AD"/>
    <w:rsid w:val="00BA4674"/>
    <w:rsid w:val="00BB0282"/>
    <w:rsid w:val="00BB1D13"/>
    <w:rsid w:val="00BB241B"/>
    <w:rsid w:val="00BB3C75"/>
    <w:rsid w:val="00BB42BD"/>
    <w:rsid w:val="00BB432C"/>
    <w:rsid w:val="00BB484D"/>
    <w:rsid w:val="00BB5500"/>
    <w:rsid w:val="00BB6151"/>
    <w:rsid w:val="00BB6DD2"/>
    <w:rsid w:val="00BC017A"/>
    <w:rsid w:val="00BC202C"/>
    <w:rsid w:val="00BC261F"/>
    <w:rsid w:val="00BC63FB"/>
    <w:rsid w:val="00BC70F9"/>
    <w:rsid w:val="00BC7159"/>
    <w:rsid w:val="00BD25B2"/>
    <w:rsid w:val="00BD281A"/>
    <w:rsid w:val="00BD28FF"/>
    <w:rsid w:val="00BD3A0E"/>
    <w:rsid w:val="00BD3A6E"/>
    <w:rsid w:val="00BD5862"/>
    <w:rsid w:val="00BD7445"/>
    <w:rsid w:val="00BD7CA0"/>
    <w:rsid w:val="00BE0DFF"/>
    <w:rsid w:val="00BE254E"/>
    <w:rsid w:val="00BE3331"/>
    <w:rsid w:val="00BE5100"/>
    <w:rsid w:val="00BE5774"/>
    <w:rsid w:val="00BE57C3"/>
    <w:rsid w:val="00BE6BE3"/>
    <w:rsid w:val="00BE7A3E"/>
    <w:rsid w:val="00BF0762"/>
    <w:rsid w:val="00BF14BB"/>
    <w:rsid w:val="00BF1CFB"/>
    <w:rsid w:val="00BF1F98"/>
    <w:rsid w:val="00BF2C76"/>
    <w:rsid w:val="00BF3741"/>
    <w:rsid w:val="00BF3A97"/>
    <w:rsid w:val="00BF600A"/>
    <w:rsid w:val="00BF6747"/>
    <w:rsid w:val="00BF6E45"/>
    <w:rsid w:val="00BF7E03"/>
    <w:rsid w:val="00C00174"/>
    <w:rsid w:val="00C01B3A"/>
    <w:rsid w:val="00C04644"/>
    <w:rsid w:val="00C051C9"/>
    <w:rsid w:val="00C05304"/>
    <w:rsid w:val="00C06632"/>
    <w:rsid w:val="00C06CCF"/>
    <w:rsid w:val="00C07509"/>
    <w:rsid w:val="00C07596"/>
    <w:rsid w:val="00C07ADD"/>
    <w:rsid w:val="00C107D2"/>
    <w:rsid w:val="00C10A46"/>
    <w:rsid w:val="00C11557"/>
    <w:rsid w:val="00C11BCE"/>
    <w:rsid w:val="00C12EA2"/>
    <w:rsid w:val="00C136B1"/>
    <w:rsid w:val="00C1595E"/>
    <w:rsid w:val="00C15961"/>
    <w:rsid w:val="00C163E7"/>
    <w:rsid w:val="00C21D13"/>
    <w:rsid w:val="00C23801"/>
    <w:rsid w:val="00C23952"/>
    <w:rsid w:val="00C2671D"/>
    <w:rsid w:val="00C26B3B"/>
    <w:rsid w:val="00C308C8"/>
    <w:rsid w:val="00C326B4"/>
    <w:rsid w:val="00C32D8D"/>
    <w:rsid w:val="00C3589E"/>
    <w:rsid w:val="00C35954"/>
    <w:rsid w:val="00C35B1F"/>
    <w:rsid w:val="00C35CAD"/>
    <w:rsid w:val="00C37601"/>
    <w:rsid w:val="00C37DD1"/>
    <w:rsid w:val="00C37DFE"/>
    <w:rsid w:val="00C40157"/>
    <w:rsid w:val="00C40729"/>
    <w:rsid w:val="00C40F07"/>
    <w:rsid w:val="00C41007"/>
    <w:rsid w:val="00C411D7"/>
    <w:rsid w:val="00C41992"/>
    <w:rsid w:val="00C45CB2"/>
    <w:rsid w:val="00C47E2D"/>
    <w:rsid w:val="00C507E0"/>
    <w:rsid w:val="00C60150"/>
    <w:rsid w:val="00C60B08"/>
    <w:rsid w:val="00C618C8"/>
    <w:rsid w:val="00C62987"/>
    <w:rsid w:val="00C633B6"/>
    <w:rsid w:val="00C6381B"/>
    <w:rsid w:val="00C638EE"/>
    <w:rsid w:val="00C63E41"/>
    <w:rsid w:val="00C66E88"/>
    <w:rsid w:val="00C679B1"/>
    <w:rsid w:val="00C7074C"/>
    <w:rsid w:val="00C70AF7"/>
    <w:rsid w:val="00C72560"/>
    <w:rsid w:val="00C73164"/>
    <w:rsid w:val="00C7680E"/>
    <w:rsid w:val="00C773B0"/>
    <w:rsid w:val="00C77D24"/>
    <w:rsid w:val="00C81BC2"/>
    <w:rsid w:val="00C82D0B"/>
    <w:rsid w:val="00C834B5"/>
    <w:rsid w:val="00C8384D"/>
    <w:rsid w:val="00C84116"/>
    <w:rsid w:val="00C84292"/>
    <w:rsid w:val="00C85482"/>
    <w:rsid w:val="00C854C4"/>
    <w:rsid w:val="00C85AF5"/>
    <w:rsid w:val="00C8669D"/>
    <w:rsid w:val="00C8712A"/>
    <w:rsid w:val="00C87D67"/>
    <w:rsid w:val="00C9138B"/>
    <w:rsid w:val="00C91897"/>
    <w:rsid w:val="00C91FEB"/>
    <w:rsid w:val="00C92052"/>
    <w:rsid w:val="00C92258"/>
    <w:rsid w:val="00C93511"/>
    <w:rsid w:val="00C93B2D"/>
    <w:rsid w:val="00C94702"/>
    <w:rsid w:val="00C95F66"/>
    <w:rsid w:val="00C95FB2"/>
    <w:rsid w:val="00C97C85"/>
    <w:rsid w:val="00CA363D"/>
    <w:rsid w:val="00CA374A"/>
    <w:rsid w:val="00CA435A"/>
    <w:rsid w:val="00CA5155"/>
    <w:rsid w:val="00CA5D67"/>
    <w:rsid w:val="00CA5D8F"/>
    <w:rsid w:val="00CA6FF9"/>
    <w:rsid w:val="00CA7124"/>
    <w:rsid w:val="00CA71B1"/>
    <w:rsid w:val="00CA7320"/>
    <w:rsid w:val="00CA7ADA"/>
    <w:rsid w:val="00CB0025"/>
    <w:rsid w:val="00CB085B"/>
    <w:rsid w:val="00CB0D34"/>
    <w:rsid w:val="00CB0EDA"/>
    <w:rsid w:val="00CB1C3F"/>
    <w:rsid w:val="00CB3990"/>
    <w:rsid w:val="00CB3D10"/>
    <w:rsid w:val="00CB4546"/>
    <w:rsid w:val="00CB673C"/>
    <w:rsid w:val="00CB6DF0"/>
    <w:rsid w:val="00CC043A"/>
    <w:rsid w:val="00CC0DEA"/>
    <w:rsid w:val="00CC114F"/>
    <w:rsid w:val="00CC1789"/>
    <w:rsid w:val="00CC4721"/>
    <w:rsid w:val="00CD3ABE"/>
    <w:rsid w:val="00CD45B4"/>
    <w:rsid w:val="00CD639F"/>
    <w:rsid w:val="00CD6D2F"/>
    <w:rsid w:val="00CE0DF5"/>
    <w:rsid w:val="00CE3035"/>
    <w:rsid w:val="00CE360B"/>
    <w:rsid w:val="00CE3935"/>
    <w:rsid w:val="00CE3F4B"/>
    <w:rsid w:val="00CE431C"/>
    <w:rsid w:val="00CE633B"/>
    <w:rsid w:val="00CE6353"/>
    <w:rsid w:val="00CE6868"/>
    <w:rsid w:val="00CE6982"/>
    <w:rsid w:val="00CE7F56"/>
    <w:rsid w:val="00CF10D1"/>
    <w:rsid w:val="00CF14BC"/>
    <w:rsid w:val="00CF2BE9"/>
    <w:rsid w:val="00CF2CFD"/>
    <w:rsid w:val="00CF4122"/>
    <w:rsid w:val="00CF5264"/>
    <w:rsid w:val="00CF5BA0"/>
    <w:rsid w:val="00D014E4"/>
    <w:rsid w:val="00D01CC2"/>
    <w:rsid w:val="00D01D8A"/>
    <w:rsid w:val="00D02699"/>
    <w:rsid w:val="00D03977"/>
    <w:rsid w:val="00D04043"/>
    <w:rsid w:val="00D055A0"/>
    <w:rsid w:val="00D0770C"/>
    <w:rsid w:val="00D108CC"/>
    <w:rsid w:val="00D114A7"/>
    <w:rsid w:val="00D11620"/>
    <w:rsid w:val="00D1341E"/>
    <w:rsid w:val="00D13D04"/>
    <w:rsid w:val="00D14412"/>
    <w:rsid w:val="00D14727"/>
    <w:rsid w:val="00D16693"/>
    <w:rsid w:val="00D1736D"/>
    <w:rsid w:val="00D2109C"/>
    <w:rsid w:val="00D211CB"/>
    <w:rsid w:val="00D22A3D"/>
    <w:rsid w:val="00D22FFC"/>
    <w:rsid w:val="00D23742"/>
    <w:rsid w:val="00D24E22"/>
    <w:rsid w:val="00D25D29"/>
    <w:rsid w:val="00D27AFE"/>
    <w:rsid w:val="00D27BF3"/>
    <w:rsid w:val="00D27C64"/>
    <w:rsid w:val="00D3025B"/>
    <w:rsid w:val="00D32372"/>
    <w:rsid w:val="00D33171"/>
    <w:rsid w:val="00D3341F"/>
    <w:rsid w:val="00D34528"/>
    <w:rsid w:val="00D4112B"/>
    <w:rsid w:val="00D4249A"/>
    <w:rsid w:val="00D448D4"/>
    <w:rsid w:val="00D449CA"/>
    <w:rsid w:val="00D45C05"/>
    <w:rsid w:val="00D46428"/>
    <w:rsid w:val="00D468AA"/>
    <w:rsid w:val="00D50C06"/>
    <w:rsid w:val="00D522E0"/>
    <w:rsid w:val="00D5303D"/>
    <w:rsid w:val="00D5503D"/>
    <w:rsid w:val="00D5655B"/>
    <w:rsid w:val="00D57D34"/>
    <w:rsid w:val="00D60786"/>
    <w:rsid w:val="00D63204"/>
    <w:rsid w:val="00D651B0"/>
    <w:rsid w:val="00D65594"/>
    <w:rsid w:val="00D66F99"/>
    <w:rsid w:val="00D702B6"/>
    <w:rsid w:val="00D70406"/>
    <w:rsid w:val="00D7066F"/>
    <w:rsid w:val="00D70C86"/>
    <w:rsid w:val="00D7116F"/>
    <w:rsid w:val="00D72D90"/>
    <w:rsid w:val="00D7305C"/>
    <w:rsid w:val="00D7350E"/>
    <w:rsid w:val="00D75F46"/>
    <w:rsid w:val="00D801A1"/>
    <w:rsid w:val="00D82CC7"/>
    <w:rsid w:val="00D83139"/>
    <w:rsid w:val="00D83235"/>
    <w:rsid w:val="00D83654"/>
    <w:rsid w:val="00D83B67"/>
    <w:rsid w:val="00D8411A"/>
    <w:rsid w:val="00D84751"/>
    <w:rsid w:val="00D84C3D"/>
    <w:rsid w:val="00D84D60"/>
    <w:rsid w:val="00D87149"/>
    <w:rsid w:val="00D905AD"/>
    <w:rsid w:val="00D9349D"/>
    <w:rsid w:val="00D96CBB"/>
    <w:rsid w:val="00D97497"/>
    <w:rsid w:val="00D977D7"/>
    <w:rsid w:val="00D9781F"/>
    <w:rsid w:val="00DA0277"/>
    <w:rsid w:val="00DA032C"/>
    <w:rsid w:val="00DA304C"/>
    <w:rsid w:val="00DA30F3"/>
    <w:rsid w:val="00DA59D9"/>
    <w:rsid w:val="00DB0D53"/>
    <w:rsid w:val="00DB2126"/>
    <w:rsid w:val="00DB27F2"/>
    <w:rsid w:val="00DB2BAC"/>
    <w:rsid w:val="00DB3D41"/>
    <w:rsid w:val="00DB3F7E"/>
    <w:rsid w:val="00DB4A4A"/>
    <w:rsid w:val="00DB5EB7"/>
    <w:rsid w:val="00DC16C9"/>
    <w:rsid w:val="00DC38A7"/>
    <w:rsid w:val="00DC405B"/>
    <w:rsid w:val="00DC5CA7"/>
    <w:rsid w:val="00DC678F"/>
    <w:rsid w:val="00DC77BB"/>
    <w:rsid w:val="00DC7AD7"/>
    <w:rsid w:val="00DD0664"/>
    <w:rsid w:val="00DD4F1A"/>
    <w:rsid w:val="00DD73C0"/>
    <w:rsid w:val="00DD75F3"/>
    <w:rsid w:val="00DE298E"/>
    <w:rsid w:val="00DE2FD0"/>
    <w:rsid w:val="00DE4781"/>
    <w:rsid w:val="00DE6B95"/>
    <w:rsid w:val="00DE7670"/>
    <w:rsid w:val="00DF2DD0"/>
    <w:rsid w:val="00DF3888"/>
    <w:rsid w:val="00DF3B5E"/>
    <w:rsid w:val="00DF599C"/>
    <w:rsid w:val="00DF766A"/>
    <w:rsid w:val="00E018B3"/>
    <w:rsid w:val="00E02643"/>
    <w:rsid w:val="00E0594F"/>
    <w:rsid w:val="00E05F95"/>
    <w:rsid w:val="00E102E1"/>
    <w:rsid w:val="00E1211F"/>
    <w:rsid w:val="00E1288E"/>
    <w:rsid w:val="00E12C49"/>
    <w:rsid w:val="00E132FD"/>
    <w:rsid w:val="00E1494E"/>
    <w:rsid w:val="00E1567D"/>
    <w:rsid w:val="00E1699E"/>
    <w:rsid w:val="00E169F9"/>
    <w:rsid w:val="00E179FF"/>
    <w:rsid w:val="00E201D3"/>
    <w:rsid w:val="00E20C94"/>
    <w:rsid w:val="00E20EEB"/>
    <w:rsid w:val="00E21752"/>
    <w:rsid w:val="00E22736"/>
    <w:rsid w:val="00E22D80"/>
    <w:rsid w:val="00E22F6B"/>
    <w:rsid w:val="00E231F2"/>
    <w:rsid w:val="00E25B6C"/>
    <w:rsid w:val="00E269DC"/>
    <w:rsid w:val="00E30BFC"/>
    <w:rsid w:val="00E3126D"/>
    <w:rsid w:val="00E31F3C"/>
    <w:rsid w:val="00E323E2"/>
    <w:rsid w:val="00E327DC"/>
    <w:rsid w:val="00E32C98"/>
    <w:rsid w:val="00E33014"/>
    <w:rsid w:val="00E3364C"/>
    <w:rsid w:val="00E364C1"/>
    <w:rsid w:val="00E36D74"/>
    <w:rsid w:val="00E37AD1"/>
    <w:rsid w:val="00E40B22"/>
    <w:rsid w:val="00E40E51"/>
    <w:rsid w:val="00E41B0D"/>
    <w:rsid w:val="00E438AA"/>
    <w:rsid w:val="00E438E1"/>
    <w:rsid w:val="00E45AF0"/>
    <w:rsid w:val="00E47052"/>
    <w:rsid w:val="00E51460"/>
    <w:rsid w:val="00E51CD7"/>
    <w:rsid w:val="00E534EE"/>
    <w:rsid w:val="00E538AC"/>
    <w:rsid w:val="00E5438B"/>
    <w:rsid w:val="00E550D7"/>
    <w:rsid w:val="00E55449"/>
    <w:rsid w:val="00E55B7E"/>
    <w:rsid w:val="00E562AD"/>
    <w:rsid w:val="00E5643D"/>
    <w:rsid w:val="00E56836"/>
    <w:rsid w:val="00E56CAC"/>
    <w:rsid w:val="00E573E7"/>
    <w:rsid w:val="00E61E6F"/>
    <w:rsid w:val="00E62775"/>
    <w:rsid w:val="00E62F5A"/>
    <w:rsid w:val="00E633F0"/>
    <w:rsid w:val="00E64971"/>
    <w:rsid w:val="00E65100"/>
    <w:rsid w:val="00E656BE"/>
    <w:rsid w:val="00E67036"/>
    <w:rsid w:val="00E670B0"/>
    <w:rsid w:val="00E67115"/>
    <w:rsid w:val="00E675C7"/>
    <w:rsid w:val="00E71863"/>
    <w:rsid w:val="00E71E67"/>
    <w:rsid w:val="00E750B9"/>
    <w:rsid w:val="00E75240"/>
    <w:rsid w:val="00E754A0"/>
    <w:rsid w:val="00E755B8"/>
    <w:rsid w:val="00E76F58"/>
    <w:rsid w:val="00E8009E"/>
    <w:rsid w:val="00E81B57"/>
    <w:rsid w:val="00E81ED7"/>
    <w:rsid w:val="00E830D1"/>
    <w:rsid w:val="00E852F8"/>
    <w:rsid w:val="00E85C8B"/>
    <w:rsid w:val="00E85DC2"/>
    <w:rsid w:val="00E86CFF"/>
    <w:rsid w:val="00E91BDF"/>
    <w:rsid w:val="00E92352"/>
    <w:rsid w:val="00E9250E"/>
    <w:rsid w:val="00E940DF"/>
    <w:rsid w:val="00E94A5B"/>
    <w:rsid w:val="00E95D2C"/>
    <w:rsid w:val="00E97C7F"/>
    <w:rsid w:val="00EA06F9"/>
    <w:rsid w:val="00EA0D3E"/>
    <w:rsid w:val="00EA11BB"/>
    <w:rsid w:val="00EA218F"/>
    <w:rsid w:val="00EA31C0"/>
    <w:rsid w:val="00EA3BF4"/>
    <w:rsid w:val="00EA44FF"/>
    <w:rsid w:val="00EA4C78"/>
    <w:rsid w:val="00EB64B3"/>
    <w:rsid w:val="00EB66D2"/>
    <w:rsid w:val="00EB6A71"/>
    <w:rsid w:val="00EC0868"/>
    <w:rsid w:val="00EC0BE5"/>
    <w:rsid w:val="00EC1CF3"/>
    <w:rsid w:val="00EC2569"/>
    <w:rsid w:val="00EC3B0A"/>
    <w:rsid w:val="00EC42A0"/>
    <w:rsid w:val="00EC42F3"/>
    <w:rsid w:val="00EC4950"/>
    <w:rsid w:val="00EC63E5"/>
    <w:rsid w:val="00EC67BB"/>
    <w:rsid w:val="00ED09D6"/>
    <w:rsid w:val="00ED0A98"/>
    <w:rsid w:val="00ED1419"/>
    <w:rsid w:val="00ED320C"/>
    <w:rsid w:val="00ED32DD"/>
    <w:rsid w:val="00ED36EB"/>
    <w:rsid w:val="00ED37BF"/>
    <w:rsid w:val="00ED4B7C"/>
    <w:rsid w:val="00ED4FDB"/>
    <w:rsid w:val="00ED562D"/>
    <w:rsid w:val="00ED678C"/>
    <w:rsid w:val="00ED6BE4"/>
    <w:rsid w:val="00EE29DF"/>
    <w:rsid w:val="00EE45C6"/>
    <w:rsid w:val="00EE659A"/>
    <w:rsid w:val="00EE79DE"/>
    <w:rsid w:val="00EE7A1C"/>
    <w:rsid w:val="00EF1FD6"/>
    <w:rsid w:val="00EF240F"/>
    <w:rsid w:val="00EF2A68"/>
    <w:rsid w:val="00EF3A10"/>
    <w:rsid w:val="00EF3BFB"/>
    <w:rsid w:val="00EF3C58"/>
    <w:rsid w:val="00EF440F"/>
    <w:rsid w:val="00EF50AA"/>
    <w:rsid w:val="00EF6672"/>
    <w:rsid w:val="00EF6990"/>
    <w:rsid w:val="00EF7AF3"/>
    <w:rsid w:val="00F00BD6"/>
    <w:rsid w:val="00F01437"/>
    <w:rsid w:val="00F01C5F"/>
    <w:rsid w:val="00F0209A"/>
    <w:rsid w:val="00F0332B"/>
    <w:rsid w:val="00F03A4A"/>
    <w:rsid w:val="00F055FB"/>
    <w:rsid w:val="00F05668"/>
    <w:rsid w:val="00F0699B"/>
    <w:rsid w:val="00F074D7"/>
    <w:rsid w:val="00F1041F"/>
    <w:rsid w:val="00F1081A"/>
    <w:rsid w:val="00F144D5"/>
    <w:rsid w:val="00F14A48"/>
    <w:rsid w:val="00F151E6"/>
    <w:rsid w:val="00F1798B"/>
    <w:rsid w:val="00F20076"/>
    <w:rsid w:val="00F201C1"/>
    <w:rsid w:val="00F20982"/>
    <w:rsid w:val="00F2200C"/>
    <w:rsid w:val="00F23967"/>
    <w:rsid w:val="00F241AE"/>
    <w:rsid w:val="00F2598F"/>
    <w:rsid w:val="00F26F14"/>
    <w:rsid w:val="00F26F88"/>
    <w:rsid w:val="00F300F5"/>
    <w:rsid w:val="00F30289"/>
    <w:rsid w:val="00F308AD"/>
    <w:rsid w:val="00F316C8"/>
    <w:rsid w:val="00F326B9"/>
    <w:rsid w:val="00F32CC9"/>
    <w:rsid w:val="00F3462F"/>
    <w:rsid w:val="00F34AD7"/>
    <w:rsid w:val="00F34C09"/>
    <w:rsid w:val="00F35486"/>
    <w:rsid w:val="00F35DFA"/>
    <w:rsid w:val="00F37846"/>
    <w:rsid w:val="00F409F8"/>
    <w:rsid w:val="00F4183A"/>
    <w:rsid w:val="00F42161"/>
    <w:rsid w:val="00F439CD"/>
    <w:rsid w:val="00F445DB"/>
    <w:rsid w:val="00F44A9F"/>
    <w:rsid w:val="00F45CBD"/>
    <w:rsid w:val="00F45E1F"/>
    <w:rsid w:val="00F50F3A"/>
    <w:rsid w:val="00F52797"/>
    <w:rsid w:val="00F6240A"/>
    <w:rsid w:val="00F6322F"/>
    <w:rsid w:val="00F64C8C"/>
    <w:rsid w:val="00F66321"/>
    <w:rsid w:val="00F70429"/>
    <w:rsid w:val="00F7158D"/>
    <w:rsid w:val="00F72187"/>
    <w:rsid w:val="00F7261A"/>
    <w:rsid w:val="00F73B31"/>
    <w:rsid w:val="00F74099"/>
    <w:rsid w:val="00F7797F"/>
    <w:rsid w:val="00F77B84"/>
    <w:rsid w:val="00F8054F"/>
    <w:rsid w:val="00F8194B"/>
    <w:rsid w:val="00F822BC"/>
    <w:rsid w:val="00F833A0"/>
    <w:rsid w:val="00F84B8D"/>
    <w:rsid w:val="00F86075"/>
    <w:rsid w:val="00F8621D"/>
    <w:rsid w:val="00F86F99"/>
    <w:rsid w:val="00F8762E"/>
    <w:rsid w:val="00F92395"/>
    <w:rsid w:val="00F92DCA"/>
    <w:rsid w:val="00F93114"/>
    <w:rsid w:val="00F946A0"/>
    <w:rsid w:val="00F953DA"/>
    <w:rsid w:val="00F967CC"/>
    <w:rsid w:val="00F967F0"/>
    <w:rsid w:val="00F96840"/>
    <w:rsid w:val="00F96F9C"/>
    <w:rsid w:val="00F97A83"/>
    <w:rsid w:val="00F97EF7"/>
    <w:rsid w:val="00FA0663"/>
    <w:rsid w:val="00FA0FF3"/>
    <w:rsid w:val="00FA21C1"/>
    <w:rsid w:val="00FA285C"/>
    <w:rsid w:val="00FA2F12"/>
    <w:rsid w:val="00FA3509"/>
    <w:rsid w:val="00FA4B1A"/>
    <w:rsid w:val="00FA704D"/>
    <w:rsid w:val="00FA7F48"/>
    <w:rsid w:val="00FB1625"/>
    <w:rsid w:val="00FB2276"/>
    <w:rsid w:val="00FB23A7"/>
    <w:rsid w:val="00FB2AA7"/>
    <w:rsid w:val="00FB380A"/>
    <w:rsid w:val="00FB4906"/>
    <w:rsid w:val="00FB5457"/>
    <w:rsid w:val="00FB58C1"/>
    <w:rsid w:val="00FB5B8C"/>
    <w:rsid w:val="00FB7D14"/>
    <w:rsid w:val="00FC1CCE"/>
    <w:rsid w:val="00FC3700"/>
    <w:rsid w:val="00FC3B45"/>
    <w:rsid w:val="00FC4092"/>
    <w:rsid w:val="00FC5DD0"/>
    <w:rsid w:val="00FC764B"/>
    <w:rsid w:val="00FD00F4"/>
    <w:rsid w:val="00FD091C"/>
    <w:rsid w:val="00FD0E93"/>
    <w:rsid w:val="00FD11F8"/>
    <w:rsid w:val="00FD1E8F"/>
    <w:rsid w:val="00FD27B3"/>
    <w:rsid w:val="00FD41F7"/>
    <w:rsid w:val="00FD4227"/>
    <w:rsid w:val="00FD666D"/>
    <w:rsid w:val="00FD6C53"/>
    <w:rsid w:val="00FE0005"/>
    <w:rsid w:val="00FE02E0"/>
    <w:rsid w:val="00FE3DB5"/>
    <w:rsid w:val="00FE464B"/>
    <w:rsid w:val="00FE5204"/>
    <w:rsid w:val="00FE5661"/>
    <w:rsid w:val="00FE5B41"/>
    <w:rsid w:val="00FE5DC7"/>
    <w:rsid w:val="00FE6E54"/>
    <w:rsid w:val="00FE7F7E"/>
    <w:rsid w:val="00FF05BF"/>
    <w:rsid w:val="00FF0C1B"/>
    <w:rsid w:val="00FF4167"/>
    <w:rsid w:val="00FF48BB"/>
    <w:rsid w:val="00FF64E7"/>
    <w:rsid w:val="00FF6F27"/>
    <w:rsid w:val="00FF7C20"/>
    <w:rsid w:val="0377681B"/>
    <w:rsid w:val="058E2A97"/>
    <w:rsid w:val="0D00AFE9"/>
    <w:rsid w:val="1154350A"/>
    <w:rsid w:val="15833E48"/>
    <w:rsid w:val="2C3BCB6B"/>
    <w:rsid w:val="309F825D"/>
    <w:rsid w:val="44A344A5"/>
    <w:rsid w:val="457AEDA3"/>
    <w:rsid w:val="59575D56"/>
    <w:rsid w:val="5D5FB040"/>
    <w:rsid w:val="5DC9E159"/>
    <w:rsid w:val="698AC810"/>
    <w:rsid w:val="6CE6B210"/>
    <w:rsid w:val="6E72CF52"/>
    <w:rsid w:val="762CDA15"/>
    <w:rsid w:val="776436F9"/>
    <w:rsid w:val="7E3024D4"/>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478E1"/>
  <w15:docId w15:val="{5621CD7B-8F84-4C3C-B789-3B874E4D63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62AD"/>
    <w:pPr>
      <w:spacing w:after="200" w:line="276" w:lineRule="auto"/>
    </w:pPr>
    <w:rPr>
      <w:sz w:val="22"/>
      <w:szCs w:val="22"/>
      <w:lang w:eastAsia="en-US"/>
    </w:rPr>
  </w:style>
  <w:style w:type="paragraph" w:styleId="Ttulo1">
    <w:name w:val="heading 1"/>
    <w:basedOn w:val="Normal"/>
    <w:next w:val="Normal"/>
    <w:link w:val="Ttulo1Car"/>
    <w:uiPriority w:val="9"/>
    <w:qFormat/>
    <w:rsid w:val="007A5F1F"/>
    <w:pPr>
      <w:keepNext/>
      <w:keepLines/>
      <w:spacing w:before="480" w:after="0"/>
      <w:outlineLvl w:val="0"/>
    </w:pPr>
    <w:rPr>
      <w:rFonts w:ascii="Cambria" w:hAnsi="Cambria" w:eastAsia="Times New Roman"/>
      <w:b/>
      <w:bCs/>
      <w:color w:val="365F91"/>
      <w:sz w:val="28"/>
      <w:szCs w:val="28"/>
    </w:rPr>
  </w:style>
  <w:style w:type="paragraph" w:styleId="Ttulo2">
    <w:name w:val="heading 2"/>
    <w:basedOn w:val="Normal"/>
    <w:next w:val="Normal"/>
    <w:link w:val="Ttulo2Car"/>
    <w:uiPriority w:val="9"/>
    <w:unhideWhenUsed/>
    <w:qFormat/>
    <w:rsid w:val="00D3341F"/>
    <w:pPr>
      <w:keepNext/>
      <w:keepLines/>
      <w:spacing w:before="200" w:after="0"/>
      <w:outlineLvl w:val="1"/>
    </w:pPr>
    <w:rPr>
      <w:rFonts w:ascii="Cambria" w:hAnsi="Cambria" w:eastAsia="Times New Roman"/>
      <w:b/>
      <w:bCs/>
      <w:color w:val="4F81BD"/>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7A5F1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A5F1F"/>
    <w:rPr>
      <w:rFonts w:ascii="Tahoma" w:hAnsi="Tahoma" w:cs="Tahoma"/>
      <w:sz w:val="16"/>
      <w:szCs w:val="16"/>
    </w:rPr>
  </w:style>
  <w:style w:type="paragraph" w:styleId="Encabezado">
    <w:name w:val="header"/>
    <w:basedOn w:val="Normal"/>
    <w:link w:val="EncabezadoCar"/>
    <w:uiPriority w:val="99"/>
    <w:unhideWhenUsed/>
    <w:rsid w:val="007A5F1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A5F1F"/>
  </w:style>
  <w:style w:type="paragraph" w:styleId="Piedepgina">
    <w:name w:val="footer"/>
    <w:basedOn w:val="Normal"/>
    <w:link w:val="PiedepginaCar"/>
    <w:uiPriority w:val="99"/>
    <w:unhideWhenUsed/>
    <w:rsid w:val="007A5F1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A5F1F"/>
  </w:style>
  <w:style w:type="character" w:styleId="Nmerodelnea">
    <w:name w:val="line number"/>
    <w:basedOn w:val="Fuentedeprrafopredeter"/>
    <w:uiPriority w:val="99"/>
    <w:semiHidden/>
    <w:unhideWhenUsed/>
    <w:rsid w:val="007A5F1F"/>
  </w:style>
  <w:style w:type="character" w:styleId="Ttulo1Car" w:customStyle="1">
    <w:name w:val="Título 1 Car"/>
    <w:basedOn w:val="Fuentedeprrafopredeter"/>
    <w:link w:val="Ttulo1"/>
    <w:uiPriority w:val="9"/>
    <w:rsid w:val="007A5F1F"/>
    <w:rPr>
      <w:rFonts w:ascii="Cambria" w:hAnsi="Cambria" w:eastAsia="Times New Roman" w:cs="Times New Roman"/>
      <w:b/>
      <w:bCs/>
      <w:color w:val="365F91"/>
      <w:sz w:val="28"/>
      <w:szCs w:val="28"/>
    </w:rPr>
  </w:style>
  <w:style w:type="paragraph" w:styleId="TtuloTDC">
    <w:name w:val="TOC Heading"/>
    <w:basedOn w:val="Ttulo1"/>
    <w:next w:val="Normal"/>
    <w:uiPriority w:val="39"/>
    <w:unhideWhenUsed/>
    <w:qFormat/>
    <w:rsid w:val="007A5F1F"/>
    <w:pPr>
      <w:outlineLvl w:val="9"/>
    </w:pPr>
    <w:rPr>
      <w:lang w:val="es-ES"/>
    </w:rPr>
  </w:style>
  <w:style w:type="paragraph" w:styleId="Prrafodelista">
    <w:name w:val="List Paragraph"/>
    <w:basedOn w:val="Normal"/>
    <w:uiPriority w:val="34"/>
    <w:qFormat/>
    <w:rsid w:val="00F37846"/>
    <w:pPr>
      <w:ind w:left="720"/>
      <w:contextualSpacing/>
    </w:pPr>
  </w:style>
  <w:style w:type="table" w:styleId="Tablaconcuadrcula">
    <w:name w:val="Table Grid"/>
    <w:basedOn w:val="Tablanormal"/>
    <w:uiPriority w:val="59"/>
    <w:rsid w:val="007F41ED"/>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TDC1">
    <w:name w:val="toc 1"/>
    <w:basedOn w:val="Normal"/>
    <w:next w:val="Normal"/>
    <w:autoRedefine/>
    <w:uiPriority w:val="39"/>
    <w:unhideWhenUsed/>
    <w:rsid w:val="00545076"/>
    <w:pPr>
      <w:spacing w:after="100"/>
    </w:pPr>
  </w:style>
  <w:style w:type="character" w:styleId="Hipervnculo">
    <w:name w:val="Hyperlink"/>
    <w:basedOn w:val="Fuentedeprrafopredeter"/>
    <w:uiPriority w:val="99"/>
    <w:unhideWhenUsed/>
    <w:rsid w:val="00545076"/>
    <w:rPr>
      <w:color w:val="0000FF"/>
      <w:u w:val="single"/>
    </w:rPr>
  </w:style>
  <w:style w:type="character" w:styleId="Ttulo2Car" w:customStyle="1">
    <w:name w:val="Título 2 Car"/>
    <w:basedOn w:val="Fuentedeprrafopredeter"/>
    <w:link w:val="Ttulo2"/>
    <w:uiPriority w:val="9"/>
    <w:rsid w:val="00D3341F"/>
    <w:rPr>
      <w:rFonts w:ascii="Cambria" w:hAnsi="Cambria" w:eastAsia="Times New Roman" w:cs="Times New Roman"/>
      <w:b/>
      <w:bCs/>
      <w:color w:val="4F81BD"/>
      <w:sz w:val="26"/>
      <w:szCs w:val="26"/>
    </w:rPr>
  </w:style>
  <w:style w:type="paragraph" w:styleId="TDC2">
    <w:name w:val="toc 2"/>
    <w:basedOn w:val="Normal"/>
    <w:next w:val="Normal"/>
    <w:autoRedefine/>
    <w:uiPriority w:val="39"/>
    <w:unhideWhenUsed/>
    <w:rsid w:val="00D3341F"/>
    <w:pPr>
      <w:spacing w:after="100"/>
      <w:ind w:left="220"/>
    </w:pPr>
  </w:style>
  <w:style w:type="paragraph" w:styleId="Controldoc" w:customStyle="1">
    <w:name w:val="Control_doc"/>
    <w:rsid w:val="00A523BB"/>
    <w:pPr>
      <w:widowControl w:val="0"/>
      <w:autoSpaceDE w:val="0"/>
      <w:autoSpaceDN w:val="0"/>
      <w:adjustRightInd w:val="0"/>
      <w:spacing w:before="60" w:after="60"/>
    </w:pPr>
    <w:rPr>
      <w:rFonts w:ascii="Arial" w:hAnsi="Arial" w:eastAsia="Times New Roman" w:cs="Arial"/>
      <w:b/>
      <w:bCs/>
      <w:color w:val="FFFFFF"/>
      <w:u w:color="000000"/>
      <w:lang w:val="en-US" w:eastAsia="es-ES"/>
    </w:rPr>
  </w:style>
  <w:style w:type="paragraph" w:styleId="normal-10" w:customStyle="1">
    <w:name w:val="normal-10"/>
    <w:rsid w:val="00A523BB"/>
    <w:pPr>
      <w:widowControl w:val="0"/>
      <w:autoSpaceDE w:val="0"/>
      <w:autoSpaceDN w:val="0"/>
      <w:adjustRightInd w:val="0"/>
      <w:spacing w:before="60" w:after="60"/>
      <w:jc w:val="both"/>
    </w:pPr>
    <w:rPr>
      <w:rFonts w:ascii="Arial" w:hAnsi="Arial" w:eastAsia="Times New Roman" w:cs="Arial"/>
      <w:u w:color="000000"/>
      <w:lang w:val="en-US" w:eastAsia="es-ES"/>
    </w:rPr>
  </w:style>
  <w:style w:type="paragraph" w:styleId="centrado" w:customStyle="1">
    <w:name w:val="centrado"/>
    <w:rsid w:val="00A523BB"/>
    <w:pPr>
      <w:widowControl w:val="0"/>
      <w:autoSpaceDE w:val="0"/>
      <w:autoSpaceDN w:val="0"/>
      <w:adjustRightInd w:val="0"/>
      <w:spacing w:before="60" w:after="60"/>
      <w:jc w:val="center"/>
    </w:pPr>
    <w:rPr>
      <w:rFonts w:ascii="Arial" w:hAnsi="Arial" w:eastAsia="Times New Roman" w:cs="Arial"/>
      <w:sz w:val="24"/>
      <w:szCs w:val="24"/>
      <w:u w:color="000000"/>
      <w:lang w:val="en-US" w:eastAsia="es-ES"/>
    </w:rPr>
  </w:style>
  <w:style w:type="paragraph" w:styleId="EYBodytextsolid" w:customStyle="1">
    <w:name w:val="EY Body text (solid)"/>
    <w:basedOn w:val="Normal"/>
    <w:link w:val="EYBodytextsolidChar"/>
    <w:rsid w:val="00481BF5"/>
    <w:pPr>
      <w:tabs>
        <w:tab w:val="left" w:pos="907"/>
      </w:tabs>
      <w:suppressAutoHyphens/>
      <w:spacing w:after="0" w:line="260" w:lineRule="atLeast"/>
    </w:pPr>
    <w:rPr>
      <w:rFonts w:ascii="EYInterstate Light" w:hAnsi="EYInterstate Light" w:eastAsia="Times New Roman"/>
      <w:kern w:val="12"/>
      <w:sz w:val="19"/>
      <w:szCs w:val="24"/>
      <w:lang w:val="en-AU"/>
    </w:rPr>
  </w:style>
  <w:style w:type="character" w:styleId="EYBodytextsolidChar" w:customStyle="1">
    <w:name w:val="EY Body text (solid) Char"/>
    <w:basedOn w:val="Fuentedeprrafopredeter"/>
    <w:link w:val="EYBodytextsolid"/>
    <w:rsid w:val="00481BF5"/>
    <w:rPr>
      <w:rFonts w:ascii="EYInterstate Light" w:hAnsi="EYInterstate Light" w:eastAsia="Times New Roman" w:cs="Times New Roman"/>
      <w:kern w:val="12"/>
      <w:sz w:val="19"/>
      <w:szCs w:val="24"/>
      <w:lang w:val="en-AU"/>
    </w:rPr>
  </w:style>
  <w:style w:type="character" w:styleId="Refdecomentario">
    <w:name w:val="annotation reference"/>
    <w:basedOn w:val="Fuentedeprrafopredeter"/>
    <w:uiPriority w:val="99"/>
    <w:semiHidden/>
    <w:unhideWhenUsed/>
    <w:rsid w:val="0020339B"/>
    <w:rPr>
      <w:sz w:val="16"/>
      <w:szCs w:val="16"/>
    </w:rPr>
  </w:style>
  <w:style w:type="paragraph" w:styleId="Textocomentario">
    <w:name w:val="annotation text"/>
    <w:basedOn w:val="Normal"/>
    <w:link w:val="TextocomentarioCar"/>
    <w:uiPriority w:val="99"/>
    <w:semiHidden/>
    <w:unhideWhenUsed/>
    <w:rsid w:val="0020339B"/>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20339B"/>
    <w:rPr>
      <w:lang w:eastAsia="en-US"/>
    </w:rPr>
  </w:style>
  <w:style w:type="paragraph" w:styleId="Asuntodelcomentario">
    <w:name w:val="annotation subject"/>
    <w:basedOn w:val="Textocomentario"/>
    <w:next w:val="Textocomentario"/>
    <w:link w:val="AsuntodelcomentarioCar"/>
    <w:uiPriority w:val="99"/>
    <w:semiHidden/>
    <w:unhideWhenUsed/>
    <w:rsid w:val="0020339B"/>
    <w:rPr>
      <w:b/>
      <w:bCs/>
    </w:rPr>
  </w:style>
  <w:style w:type="character" w:styleId="AsuntodelcomentarioCar" w:customStyle="1">
    <w:name w:val="Asunto del comentario Car"/>
    <w:basedOn w:val="TextocomentarioCar"/>
    <w:link w:val="Asuntodelcomentario"/>
    <w:uiPriority w:val="99"/>
    <w:semiHidden/>
    <w:rsid w:val="0020339B"/>
    <w:rPr>
      <w:b/>
      <w:bCs/>
      <w:lang w:eastAsia="en-US"/>
    </w:rPr>
  </w:style>
  <w:style w:type="paragraph" w:styleId="Revisin">
    <w:name w:val="Revision"/>
    <w:hidden/>
    <w:uiPriority w:val="99"/>
    <w:semiHidden/>
    <w:rsid w:val="0020339B"/>
    <w:rPr>
      <w:sz w:val="22"/>
      <w:szCs w:val="22"/>
      <w:lang w:eastAsia="en-US"/>
    </w:rPr>
  </w:style>
  <w:style w:type="paragraph" w:styleId="Sinespaciado">
    <w:name w:val="No Spacing"/>
    <w:uiPriority w:val="1"/>
    <w:qFormat/>
    <w:rsid w:val="00D4112B"/>
    <w:rPr>
      <w:sz w:val="22"/>
      <w:szCs w:val="22"/>
      <w:lang w:eastAsia="en-US"/>
    </w:rPr>
  </w:style>
  <w:style w:type="paragraph" w:styleId="Default" w:customStyle="1">
    <w:name w:val="Default"/>
    <w:rsid w:val="00CF2CFD"/>
    <w:pPr>
      <w:autoSpaceDE w:val="0"/>
      <w:autoSpaceDN w:val="0"/>
      <w:adjustRightInd w:val="0"/>
    </w:pPr>
    <w:rPr>
      <w:rFonts w:ascii="Tahoma" w:hAnsi="Tahoma" w:cs="Tahoma"/>
      <w:color w:val="000000"/>
      <w:sz w:val="24"/>
      <w:szCs w:val="24"/>
      <w:lang w:eastAsia="en-US"/>
    </w:rPr>
  </w:style>
  <w:style w:type="paragraph" w:styleId="Descripcin">
    <w:name w:val="caption"/>
    <w:basedOn w:val="Normal"/>
    <w:next w:val="Normal"/>
    <w:uiPriority w:val="35"/>
    <w:unhideWhenUsed/>
    <w:qFormat/>
    <w:rsid w:val="007C6DAD"/>
    <w:pPr>
      <w:spacing w:line="240" w:lineRule="auto"/>
    </w:pPr>
    <w:rPr>
      <w:b/>
      <w:bCs/>
      <w:color w:val="4F81BD" w:themeColor="accent1"/>
      <w:sz w:val="18"/>
      <w:szCs w:val="18"/>
    </w:rPr>
  </w:style>
  <w:style w:type="table" w:styleId="Listaclara-nfasis5">
    <w:name w:val="Light List Accent 5"/>
    <w:basedOn w:val="Tablanormal"/>
    <w:uiPriority w:val="61"/>
    <w:rsid w:val="006A398A"/>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textrun" w:customStyle="1">
    <w:name w:val="textrun"/>
    <w:basedOn w:val="Fuentedeprrafopredeter"/>
    <w:rsid w:val="00B56028"/>
  </w:style>
  <w:style w:type="character" w:styleId="normaltextrun" w:customStyle="1">
    <w:name w:val="normaltextrun"/>
    <w:basedOn w:val="Fuentedeprrafopredeter"/>
    <w:rsid w:val="00B56028"/>
  </w:style>
  <w:style w:type="character" w:styleId="eop" w:customStyle="1">
    <w:name w:val="eop"/>
    <w:basedOn w:val="Fuentedeprrafopredeter"/>
    <w:rsid w:val="00A546A3"/>
  </w:style>
  <w:style w:type="paragraph" w:styleId="paragraph" w:customStyle="1">
    <w:name w:val="paragraph"/>
    <w:basedOn w:val="Normal"/>
    <w:rsid w:val="00082A91"/>
    <w:pPr>
      <w:spacing w:before="100" w:beforeAutospacing="1" w:after="100" w:afterAutospacing="1" w:line="240" w:lineRule="auto"/>
    </w:pPr>
    <w:rPr>
      <w:rFonts w:ascii="Times New Roman" w:hAnsi="Times New Roman" w:eastAsia="Times New Roman"/>
      <w:sz w:val="24"/>
      <w:szCs w:val="24"/>
      <w:lang w:eastAsia="es-EC"/>
    </w:rPr>
  </w:style>
  <w:style w:type="paragraph" w:styleId="NormalWeb">
    <w:name w:val="Normal (Web)"/>
    <w:basedOn w:val="Normal"/>
    <w:uiPriority w:val="99"/>
    <w:semiHidden/>
    <w:unhideWhenUsed/>
    <w:rsid w:val="00AF7EEA"/>
    <w:pPr>
      <w:spacing w:before="100" w:beforeAutospacing="1" w:after="100" w:afterAutospacing="1" w:line="240" w:lineRule="auto"/>
    </w:pPr>
    <w:rPr>
      <w:rFonts w:ascii="Times New Roman" w:hAnsi="Times New Roman" w:eastAsia="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6783">
      <w:bodyDiv w:val="1"/>
      <w:marLeft w:val="0"/>
      <w:marRight w:val="0"/>
      <w:marTop w:val="0"/>
      <w:marBottom w:val="0"/>
      <w:divBdr>
        <w:top w:val="none" w:sz="0" w:space="0" w:color="auto"/>
        <w:left w:val="none" w:sz="0" w:space="0" w:color="auto"/>
        <w:bottom w:val="none" w:sz="0" w:space="0" w:color="auto"/>
        <w:right w:val="none" w:sz="0" w:space="0" w:color="auto"/>
      </w:divBdr>
    </w:div>
    <w:div w:id="87695025">
      <w:bodyDiv w:val="1"/>
      <w:marLeft w:val="0"/>
      <w:marRight w:val="0"/>
      <w:marTop w:val="0"/>
      <w:marBottom w:val="0"/>
      <w:divBdr>
        <w:top w:val="none" w:sz="0" w:space="0" w:color="auto"/>
        <w:left w:val="none" w:sz="0" w:space="0" w:color="auto"/>
        <w:bottom w:val="none" w:sz="0" w:space="0" w:color="auto"/>
        <w:right w:val="none" w:sz="0" w:space="0" w:color="auto"/>
      </w:divBdr>
    </w:div>
    <w:div w:id="144784459">
      <w:bodyDiv w:val="1"/>
      <w:marLeft w:val="0"/>
      <w:marRight w:val="0"/>
      <w:marTop w:val="0"/>
      <w:marBottom w:val="0"/>
      <w:divBdr>
        <w:top w:val="none" w:sz="0" w:space="0" w:color="auto"/>
        <w:left w:val="none" w:sz="0" w:space="0" w:color="auto"/>
        <w:bottom w:val="none" w:sz="0" w:space="0" w:color="auto"/>
        <w:right w:val="none" w:sz="0" w:space="0" w:color="auto"/>
      </w:divBdr>
    </w:div>
    <w:div w:id="152137482">
      <w:bodyDiv w:val="1"/>
      <w:marLeft w:val="0"/>
      <w:marRight w:val="0"/>
      <w:marTop w:val="0"/>
      <w:marBottom w:val="0"/>
      <w:divBdr>
        <w:top w:val="none" w:sz="0" w:space="0" w:color="auto"/>
        <w:left w:val="none" w:sz="0" w:space="0" w:color="auto"/>
        <w:bottom w:val="none" w:sz="0" w:space="0" w:color="auto"/>
        <w:right w:val="none" w:sz="0" w:space="0" w:color="auto"/>
      </w:divBdr>
    </w:div>
    <w:div w:id="180055117">
      <w:bodyDiv w:val="1"/>
      <w:marLeft w:val="0"/>
      <w:marRight w:val="0"/>
      <w:marTop w:val="0"/>
      <w:marBottom w:val="0"/>
      <w:divBdr>
        <w:top w:val="none" w:sz="0" w:space="0" w:color="auto"/>
        <w:left w:val="none" w:sz="0" w:space="0" w:color="auto"/>
        <w:bottom w:val="none" w:sz="0" w:space="0" w:color="auto"/>
        <w:right w:val="none" w:sz="0" w:space="0" w:color="auto"/>
      </w:divBdr>
    </w:div>
    <w:div w:id="242183798">
      <w:bodyDiv w:val="1"/>
      <w:marLeft w:val="0"/>
      <w:marRight w:val="0"/>
      <w:marTop w:val="0"/>
      <w:marBottom w:val="0"/>
      <w:divBdr>
        <w:top w:val="none" w:sz="0" w:space="0" w:color="auto"/>
        <w:left w:val="none" w:sz="0" w:space="0" w:color="auto"/>
        <w:bottom w:val="none" w:sz="0" w:space="0" w:color="auto"/>
        <w:right w:val="none" w:sz="0" w:space="0" w:color="auto"/>
      </w:divBdr>
    </w:div>
    <w:div w:id="258294009">
      <w:bodyDiv w:val="1"/>
      <w:marLeft w:val="0"/>
      <w:marRight w:val="0"/>
      <w:marTop w:val="0"/>
      <w:marBottom w:val="0"/>
      <w:divBdr>
        <w:top w:val="none" w:sz="0" w:space="0" w:color="auto"/>
        <w:left w:val="none" w:sz="0" w:space="0" w:color="auto"/>
        <w:bottom w:val="none" w:sz="0" w:space="0" w:color="auto"/>
        <w:right w:val="none" w:sz="0" w:space="0" w:color="auto"/>
      </w:divBdr>
    </w:div>
    <w:div w:id="269244647">
      <w:bodyDiv w:val="1"/>
      <w:marLeft w:val="0"/>
      <w:marRight w:val="0"/>
      <w:marTop w:val="0"/>
      <w:marBottom w:val="0"/>
      <w:divBdr>
        <w:top w:val="none" w:sz="0" w:space="0" w:color="auto"/>
        <w:left w:val="none" w:sz="0" w:space="0" w:color="auto"/>
        <w:bottom w:val="none" w:sz="0" w:space="0" w:color="auto"/>
        <w:right w:val="none" w:sz="0" w:space="0" w:color="auto"/>
      </w:divBdr>
    </w:div>
    <w:div w:id="281956485">
      <w:bodyDiv w:val="1"/>
      <w:marLeft w:val="0"/>
      <w:marRight w:val="0"/>
      <w:marTop w:val="0"/>
      <w:marBottom w:val="0"/>
      <w:divBdr>
        <w:top w:val="none" w:sz="0" w:space="0" w:color="auto"/>
        <w:left w:val="none" w:sz="0" w:space="0" w:color="auto"/>
        <w:bottom w:val="none" w:sz="0" w:space="0" w:color="auto"/>
        <w:right w:val="none" w:sz="0" w:space="0" w:color="auto"/>
      </w:divBdr>
    </w:div>
    <w:div w:id="288322031">
      <w:bodyDiv w:val="1"/>
      <w:marLeft w:val="0"/>
      <w:marRight w:val="0"/>
      <w:marTop w:val="0"/>
      <w:marBottom w:val="0"/>
      <w:divBdr>
        <w:top w:val="none" w:sz="0" w:space="0" w:color="auto"/>
        <w:left w:val="none" w:sz="0" w:space="0" w:color="auto"/>
        <w:bottom w:val="none" w:sz="0" w:space="0" w:color="auto"/>
        <w:right w:val="none" w:sz="0" w:space="0" w:color="auto"/>
      </w:divBdr>
    </w:div>
    <w:div w:id="292757346">
      <w:bodyDiv w:val="1"/>
      <w:marLeft w:val="0"/>
      <w:marRight w:val="0"/>
      <w:marTop w:val="0"/>
      <w:marBottom w:val="0"/>
      <w:divBdr>
        <w:top w:val="none" w:sz="0" w:space="0" w:color="auto"/>
        <w:left w:val="none" w:sz="0" w:space="0" w:color="auto"/>
        <w:bottom w:val="none" w:sz="0" w:space="0" w:color="auto"/>
        <w:right w:val="none" w:sz="0" w:space="0" w:color="auto"/>
      </w:divBdr>
    </w:div>
    <w:div w:id="328873033">
      <w:bodyDiv w:val="1"/>
      <w:marLeft w:val="0"/>
      <w:marRight w:val="0"/>
      <w:marTop w:val="0"/>
      <w:marBottom w:val="0"/>
      <w:divBdr>
        <w:top w:val="none" w:sz="0" w:space="0" w:color="auto"/>
        <w:left w:val="none" w:sz="0" w:space="0" w:color="auto"/>
        <w:bottom w:val="none" w:sz="0" w:space="0" w:color="auto"/>
        <w:right w:val="none" w:sz="0" w:space="0" w:color="auto"/>
      </w:divBdr>
    </w:div>
    <w:div w:id="338889434">
      <w:bodyDiv w:val="1"/>
      <w:marLeft w:val="0"/>
      <w:marRight w:val="0"/>
      <w:marTop w:val="0"/>
      <w:marBottom w:val="0"/>
      <w:divBdr>
        <w:top w:val="none" w:sz="0" w:space="0" w:color="auto"/>
        <w:left w:val="none" w:sz="0" w:space="0" w:color="auto"/>
        <w:bottom w:val="none" w:sz="0" w:space="0" w:color="auto"/>
        <w:right w:val="none" w:sz="0" w:space="0" w:color="auto"/>
      </w:divBdr>
    </w:div>
    <w:div w:id="341008891">
      <w:bodyDiv w:val="1"/>
      <w:marLeft w:val="0"/>
      <w:marRight w:val="0"/>
      <w:marTop w:val="0"/>
      <w:marBottom w:val="0"/>
      <w:divBdr>
        <w:top w:val="none" w:sz="0" w:space="0" w:color="auto"/>
        <w:left w:val="none" w:sz="0" w:space="0" w:color="auto"/>
        <w:bottom w:val="none" w:sz="0" w:space="0" w:color="auto"/>
        <w:right w:val="none" w:sz="0" w:space="0" w:color="auto"/>
      </w:divBdr>
    </w:div>
    <w:div w:id="369652508">
      <w:bodyDiv w:val="1"/>
      <w:marLeft w:val="0"/>
      <w:marRight w:val="0"/>
      <w:marTop w:val="0"/>
      <w:marBottom w:val="0"/>
      <w:divBdr>
        <w:top w:val="none" w:sz="0" w:space="0" w:color="auto"/>
        <w:left w:val="none" w:sz="0" w:space="0" w:color="auto"/>
        <w:bottom w:val="none" w:sz="0" w:space="0" w:color="auto"/>
        <w:right w:val="none" w:sz="0" w:space="0" w:color="auto"/>
      </w:divBdr>
    </w:div>
    <w:div w:id="388501039">
      <w:bodyDiv w:val="1"/>
      <w:marLeft w:val="0"/>
      <w:marRight w:val="0"/>
      <w:marTop w:val="0"/>
      <w:marBottom w:val="0"/>
      <w:divBdr>
        <w:top w:val="none" w:sz="0" w:space="0" w:color="auto"/>
        <w:left w:val="none" w:sz="0" w:space="0" w:color="auto"/>
        <w:bottom w:val="none" w:sz="0" w:space="0" w:color="auto"/>
        <w:right w:val="none" w:sz="0" w:space="0" w:color="auto"/>
      </w:divBdr>
    </w:div>
    <w:div w:id="392244057">
      <w:bodyDiv w:val="1"/>
      <w:marLeft w:val="0"/>
      <w:marRight w:val="0"/>
      <w:marTop w:val="0"/>
      <w:marBottom w:val="0"/>
      <w:divBdr>
        <w:top w:val="none" w:sz="0" w:space="0" w:color="auto"/>
        <w:left w:val="none" w:sz="0" w:space="0" w:color="auto"/>
        <w:bottom w:val="none" w:sz="0" w:space="0" w:color="auto"/>
        <w:right w:val="none" w:sz="0" w:space="0" w:color="auto"/>
      </w:divBdr>
    </w:div>
    <w:div w:id="418983852">
      <w:bodyDiv w:val="1"/>
      <w:marLeft w:val="0"/>
      <w:marRight w:val="0"/>
      <w:marTop w:val="0"/>
      <w:marBottom w:val="0"/>
      <w:divBdr>
        <w:top w:val="none" w:sz="0" w:space="0" w:color="auto"/>
        <w:left w:val="none" w:sz="0" w:space="0" w:color="auto"/>
        <w:bottom w:val="none" w:sz="0" w:space="0" w:color="auto"/>
        <w:right w:val="none" w:sz="0" w:space="0" w:color="auto"/>
      </w:divBdr>
    </w:div>
    <w:div w:id="427820761">
      <w:bodyDiv w:val="1"/>
      <w:marLeft w:val="0"/>
      <w:marRight w:val="0"/>
      <w:marTop w:val="0"/>
      <w:marBottom w:val="0"/>
      <w:divBdr>
        <w:top w:val="none" w:sz="0" w:space="0" w:color="auto"/>
        <w:left w:val="none" w:sz="0" w:space="0" w:color="auto"/>
        <w:bottom w:val="none" w:sz="0" w:space="0" w:color="auto"/>
        <w:right w:val="none" w:sz="0" w:space="0" w:color="auto"/>
      </w:divBdr>
    </w:div>
    <w:div w:id="492719617">
      <w:bodyDiv w:val="1"/>
      <w:marLeft w:val="0"/>
      <w:marRight w:val="0"/>
      <w:marTop w:val="0"/>
      <w:marBottom w:val="0"/>
      <w:divBdr>
        <w:top w:val="none" w:sz="0" w:space="0" w:color="auto"/>
        <w:left w:val="none" w:sz="0" w:space="0" w:color="auto"/>
        <w:bottom w:val="none" w:sz="0" w:space="0" w:color="auto"/>
        <w:right w:val="none" w:sz="0" w:space="0" w:color="auto"/>
      </w:divBdr>
    </w:div>
    <w:div w:id="503590387">
      <w:bodyDiv w:val="1"/>
      <w:marLeft w:val="0"/>
      <w:marRight w:val="0"/>
      <w:marTop w:val="0"/>
      <w:marBottom w:val="0"/>
      <w:divBdr>
        <w:top w:val="none" w:sz="0" w:space="0" w:color="auto"/>
        <w:left w:val="none" w:sz="0" w:space="0" w:color="auto"/>
        <w:bottom w:val="none" w:sz="0" w:space="0" w:color="auto"/>
        <w:right w:val="none" w:sz="0" w:space="0" w:color="auto"/>
      </w:divBdr>
    </w:div>
    <w:div w:id="549003616">
      <w:bodyDiv w:val="1"/>
      <w:marLeft w:val="0"/>
      <w:marRight w:val="0"/>
      <w:marTop w:val="0"/>
      <w:marBottom w:val="0"/>
      <w:divBdr>
        <w:top w:val="none" w:sz="0" w:space="0" w:color="auto"/>
        <w:left w:val="none" w:sz="0" w:space="0" w:color="auto"/>
        <w:bottom w:val="none" w:sz="0" w:space="0" w:color="auto"/>
        <w:right w:val="none" w:sz="0" w:space="0" w:color="auto"/>
      </w:divBdr>
    </w:div>
    <w:div w:id="575894369">
      <w:bodyDiv w:val="1"/>
      <w:marLeft w:val="0"/>
      <w:marRight w:val="0"/>
      <w:marTop w:val="0"/>
      <w:marBottom w:val="0"/>
      <w:divBdr>
        <w:top w:val="none" w:sz="0" w:space="0" w:color="auto"/>
        <w:left w:val="none" w:sz="0" w:space="0" w:color="auto"/>
        <w:bottom w:val="none" w:sz="0" w:space="0" w:color="auto"/>
        <w:right w:val="none" w:sz="0" w:space="0" w:color="auto"/>
      </w:divBdr>
    </w:div>
    <w:div w:id="580140583">
      <w:bodyDiv w:val="1"/>
      <w:marLeft w:val="0"/>
      <w:marRight w:val="0"/>
      <w:marTop w:val="0"/>
      <w:marBottom w:val="0"/>
      <w:divBdr>
        <w:top w:val="none" w:sz="0" w:space="0" w:color="auto"/>
        <w:left w:val="none" w:sz="0" w:space="0" w:color="auto"/>
        <w:bottom w:val="none" w:sz="0" w:space="0" w:color="auto"/>
        <w:right w:val="none" w:sz="0" w:space="0" w:color="auto"/>
      </w:divBdr>
    </w:div>
    <w:div w:id="588850581">
      <w:bodyDiv w:val="1"/>
      <w:marLeft w:val="0"/>
      <w:marRight w:val="0"/>
      <w:marTop w:val="0"/>
      <w:marBottom w:val="0"/>
      <w:divBdr>
        <w:top w:val="none" w:sz="0" w:space="0" w:color="auto"/>
        <w:left w:val="none" w:sz="0" w:space="0" w:color="auto"/>
        <w:bottom w:val="none" w:sz="0" w:space="0" w:color="auto"/>
        <w:right w:val="none" w:sz="0" w:space="0" w:color="auto"/>
      </w:divBdr>
    </w:div>
    <w:div w:id="615252561">
      <w:bodyDiv w:val="1"/>
      <w:marLeft w:val="0"/>
      <w:marRight w:val="0"/>
      <w:marTop w:val="0"/>
      <w:marBottom w:val="0"/>
      <w:divBdr>
        <w:top w:val="none" w:sz="0" w:space="0" w:color="auto"/>
        <w:left w:val="none" w:sz="0" w:space="0" w:color="auto"/>
        <w:bottom w:val="none" w:sz="0" w:space="0" w:color="auto"/>
        <w:right w:val="none" w:sz="0" w:space="0" w:color="auto"/>
      </w:divBdr>
    </w:div>
    <w:div w:id="661661013">
      <w:bodyDiv w:val="1"/>
      <w:marLeft w:val="0"/>
      <w:marRight w:val="0"/>
      <w:marTop w:val="0"/>
      <w:marBottom w:val="0"/>
      <w:divBdr>
        <w:top w:val="none" w:sz="0" w:space="0" w:color="auto"/>
        <w:left w:val="none" w:sz="0" w:space="0" w:color="auto"/>
        <w:bottom w:val="none" w:sz="0" w:space="0" w:color="auto"/>
        <w:right w:val="none" w:sz="0" w:space="0" w:color="auto"/>
      </w:divBdr>
    </w:div>
    <w:div w:id="664088354">
      <w:bodyDiv w:val="1"/>
      <w:marLeft w:val="0"/>
      <w:marRight w:val="0"/>
      <w:marTop w:val="0"/>
      <w:marBottom w:val="0"/>
      <w:divBdr>
        <w:top w:val="none" w:sz="0" w:space="0" w:color="auto"/>
        <w:left w:val="none" w:sz="0" w:space="0" w:color="auto"/>
        <w:bottom w:val="none" w:sz="0" w:space="0" w:color="auto"/>
        <w:right w:val="none" w:sz="0" w:space="0" w:color="auto"/>
      </w:divBdr>
    </w:div>
    <w:div w:id="693265216">
      <w:bodyDiv w:val="1"/>
      <w:marLeft w:val="0"/>
      <w:marRight w:val="0"/>
      <w:marTop w:val="0"/>
      <w:marBottom w:val="0"/>
      <w:divBdr>
        <w:top w:val="none" w:sz="0" w:space="0" w:color="auto"/>
        <w:left w:val="none" w:sz="0" w:space="0" w:color="auto"/>
        <w:bottom w:val="none" w:sz="0" w:space="0" w:color="auto"/>
        <w:right w:val="none" w:sz="0" w:space="0" w:color="auto"/>
      </w:divBdr>
    </w:div>
    <w:div w:id="711030537">
      <w:bodyDiv w:val="1"/>
      <w:marLeft w:val="0"/>
      <w:marRight w:val="0"/>
      <w:marTop w:val="0"/>
      <w:marBottom w:val="0"/>
      <w:divBdr>
        <w:top w:val="none" w:sz="0" w:space="0" w:color="auto"/>
        <w:left w:val="none" w:sz="0" w:space="0" w:color="auto"/>
        <w:bottom w:val="none" w:sz="0" w:space="0" w:color="auto"/>
        <w:right w:val="none" w:sz="0" w:space="0" w:color="auto"/>
      </w:divBdr>
    </w:div>
    <w:div w:id="746342406">
      <w:bodyDiv w:val="1"/>
      <w:marLeft w:val="0"/>
      <w:marRight w:val="0"/>
      <w:marTop w:val="0"/>
      <w:marBottom w:val="0"/>
      <w:divBdr>
        <w:top w:val="none" w:sz="0" w:space="0" w:color="auto"/>
        <w:left w:val="none" w:sz="0" w:space="0" w:color="auto"/>
        <w:bottom w:val="none" w:sz="0" w:space="0" w:color="auto"/>
        <w:right w:val="none" w:sz="0" w:space="0" w:color="auto"/>
      </w:divBdr>
    </w:div>
    <w:div w:id="747112289">
      <w:bodyDiv w:val="1"/>
      <w:marLeft w:val="0"/>
      <w:marRight w:val="0"/>
      <w:marTop w:val="0"/>
      <w:marBottom w:val="0"/>
      <w:divBdr>
        <w:top w:val="none" w:sz="0" w:space="0" w:color="auto"/>
        <w:left w:val="none" w:sz="0" w:space="0" w:color="auto"/>
        <w:bottom w:val="none" w:sz="0" w:space="0" w:color="auto"/>
        <w:right w:val="none" w:sz="0" w:space="0" w:color="auto"/>
      </w:divBdr>
    </w:div>
    <w:div w:id="818302169">
      <w:bodyDiv w:val="1"/>
      <w:marLeft w:val="0"/>
      <w:marRight w:val="0"/>
      <w:marTop w:val="0"/>
      <w:marBottom w:val="0"/>
      <w:divBdr>
        <w:top w:val="none" w:sz="0" w:space="0" w:color="auto"/>
        <w:left w:val="none" w:sz="0" w:space="0" w:color="auto"/>
        <w:bottom w:val="none" w:sz="0" w:space="0" w:color="auto"/>
        <w:right w:val="none" w:sz="0" w:space="0" w:color="auto"/>
      </w:divBdr>
    </w:div>
    <w:div w:id="824786546">
      <w:bodyDiv w:val="1"/>
      <w:marLeft w:val="0"/>
      <w:marRight w:val="0"/>
      <w:marTop w:val="0"/>
      <w:marBottom w:val="0"/>
      <w:divBdr>
        <w:top w:val="none" w:sz="0" w:space="0" w:color="auto"/>
        <w:left w:val="none" w:sz="0" w:space="0" w:color="auto"/>
        <w:bottom w:val="none" w:sz="0" w:space="0" w:color="auto"/>
        <w:right w:val="none" w:sz="0" w:space="0" w:color="auto"/>
      </w:divBdr>
    </w:div>
    <w:div w:id="838078821">
      <w:bodyDiv w:val="1"/>
      <w:marLeft w:val="0"/>
      <w:marRight w:val="0"/>
      <w:marTop w:val="0"/>
      <w:marBottom w:val="0"/>
      <w:divBdr>
        <w:top w:val="none" w:sz="0" w:space="0" w:color="auto"/>
        <w:left w:val="none" w:sz="0" w:space="0" w:color="auto"/>
        <w:bottom w:val="none" w:sz="0" w:space="0" w:color="auto"/>
        <w:right w:val="none" w:sz="0" w:space="0" w:color="auto"/>
      </w:divBdr>
    </w:div>
    <w:div w:id="841313412">
      <w:bodyDiv w:val="1"/>
      <w:marLeft w:val="0"/>
      <w:marRight w:val="0"/>
      <w:marTop w:val="0"/>
      <w:marBottom w:val="0"/>
      <w:divBdr>
        <w:top w:val="none" w:sz="0" w:space="0" w:color="auto"/>
        <w:left w:val="none" w:sz="0" w:space="0" w:color="auto"/>
        <w:bottom w:val="none" w:sz="0" w:space="0" w:color="auto"/>
        <w:right w:val="none" w:sz="0" w:space="0" w:color="auto"/>
      </w:divBdr>
    </w:div>
    <w:div w:id="870797734">
      <w:bodyDiv w:val="1"/>
      <w:marLeft w:val="0"/>
      <w:marRight w:val="0"/>
      <w:marTop w:val="0"/>
      <w:marBottom w:val="0"/>
      <w:divBdr>
        <w:top w:val="none" w:sz="0" w:space="0" w:color="auto"/>
        <w:left w:val="none" w:sz="0" w:space="0" w:color="auto"/>
        <w:bottom w:val="none" w:sz="0" w:space="0" w:color="auto"/>
        <w:right w:val="none" w:sz="0" w:space="0" w:color="auto"/>
      </w:divBdr>
    </w:div>
    <w:div w:id="872889190">
      <w:bodyDiv w:val="1"/>
      <w:marLeft w:val="0"/>
      <w:marRight w:val="0"/>
      <w:marTop w:val="0"/>
      <w:marBottom w:val="0"/>
      <w:divBdr>
        <w:top w:val="none" w:sz="0" w:space="0" w:color="auto"/>
        <w:left w:val="none" w:sz="0" w:space="0" w:color="auto"/>
        <w:bottom w:val="none" w:sz="0" w:space="0" w:color="auto"/>
        <w:right w:val="none" w:sz="0" w:space="0" w:color="auto"/>
      </w:divBdr>
    </w:div>
    <w:div w:id="875507555">
      <w:bodyDiv w:val="1"/>
      <w:marLeft w:val="0"/>
      <w:marRight w:val="0"/>
      <w:marTop w:val="0"/>
      <w:marBottom w:val="0"/>
      <w:divBdr>
        <w:top w:val="none" w:sz="0" w:space="0" w:color="auto"/>
        <w:left w:val="none" w:sz="0" w:space="0" w:color="auto"/>
        <w:bottom w:val="none" w:sz="0" w:space="0" w:color="auto"/>
        <w:right w:val="none" w:sz="0" w:space="0" w:color="auto"/>
      </w:divBdr>
    </w:div>
    <w:div w:id="880441788">
      <w:bodyDiv w:val="1"/>
      <w:marLeft w:val="0"/>
      <w:marRight w:val="0"/>
      <w:marTop w:val="0"/>
      <w:marBottom w:val="0"/>
      <w:divBdr>
        <w:top w:val="none" w:sz="0" w:space="0" w:color="auto"/>
        <w:left w:val="none" w:sz="0" w:space="0" w:color="auto"/>
        <w:bottom w:val="none" w:sz="0" w:space="0" w:color="auto"/>
        <w:right w:val="none" w:sz="0" w:space="0" w:color="auto"/>
      </w:divBdr>
    </w:div>
    <w:div w:id="897470609">
      <w:bodyDiv w:val="1"/>
      <w:marLeft w:val="0"/>
      <w:marRight w:val="0"/>
      <w:marTop w:val="0"/>
      <w:marBottom w:val="0"/>
      <w:divBdr>
        <w:top w:val="none" w:sz="0" w:space="0" w:color="auto"/>
        <w:left w:val="none" w:sz="0" w:space="0" w:color="auto"/>
        <w:bottom w:val="none" w:sz="0" w:space="0" w:color="auto"/>
        <w:right w:val="none" w:sz="0" w:space="0" w:color="auto"/>
      </w:divBdr>
    </w:div>
    <w:div w:id="954948255">
      <w:bodyDiv w:val="1"/>
      <w:marLeft w:val="0"/>
      <w:marRight w:val="0"/>
      <w:marTop w:val="0"/>
      <w:marBottom w:val="0"/>
      <w:divBdr>
        <w:top w:val="none" w:sz="0" w:space="0" w:color="auto"/>
        <w:left w:val="none" w:sz="0" w:space="0" w:color="auto"/>
        <w:bottom w:val="none" w:sz="0" w:space="0" w:color="auto"/>
        <w:right w:val="none" w:sz="0" w:space="0" w:color="auto"/>
      </w:divBdr>
    </w:div>
    <w:div w:id="1001658560">
      <w:bodyDiv w:val="1"/>
      <w:marLeft w:val="0"/>
      <w:marRight w:val="0"/>
      <w:marTop w:val="0"/>
      <w:marBottom w:val="0"/>
      <w:divBdr>
        <w:top w:val="none" w:sz="0" w:space="0" w:color="auto"/>
        <w:left w:val="none" w:sz="0" w:space="0" w:color="auto"/>
        <w:bottom w:val="none" w:sz="0" w:space="0" w:color="auto"/>
        <w:right w:val="none" w:sz="0" w:space="0" w:color="auto"/>
      </w:divBdr>
    </w:div>
    <w:div w:id="1067341019">
      <w:bodyDiv w:val="1"/>
      <w:marLeft w:val="0"/>
      <w:marRight w:val="0"/>
      <w:marTop w:val="0"/>
      <w:marBottom w:val="0"/>
      <w:divBdr>
        <w:top w:val="none" w:sz="0" w:space="0" w:color="auto"/>
        <w:left w:val="none" w:sz="0" w:space="0" w:color="auto"/>
        <w:bottom w:val="none" w:sz="0" w:space="0" w:color="auto"/>
        <w:right w:val="none" w:sz="0" w:space="0" w:color="auto"/>
      </w:divBdr>
    </w:div>
    <w:div w:id="1084834988">
      <w:bodyDiv w:val="1"/>
      <w:marLeft w:val="0"/>
      <w:marRight w:val="0"/>
      <w:marTop w:val="0"/>
      <w:marBottom w:val="0"/>
      <w:divBdr>
        <w:top w:val="none" w:sz="0" w:space="0" w:color="auto"/>
        <w:left w:val="none" w:sz="0" w:space="0" w:color="auto"/>
        <w:bottom w:val="none" w:sz="0" w:space="0" w:color="auto"/>
        <w:right w:val="none" w:sz="0" w:space="0" w:color="auto"/>
      </w:divBdr>
    </w:div>
    <w:div w:id="1098211885">
      <w:bodyDiv w:val="1"/>
      <w:marLeft w:val="0"/>
      <w:marRight w:val="0"/>
      <w:marTop w:val="0"/>
      <w:marBottom w:val="0"/>
      <w:divBdr>
        <w:top w:val="none" w:sz="0" w:space="0" w:color="auto"/>
        <w:left w:val="none" w:sz="0" w:space="0" w:color="auto"/>
        <w:bottom w:val="none" w:sz="0" w:space="0" w:color="auto"/>
        <w:right w:val="none" w:sz="0" w:space="0" w:color="auto"/>
      </w:divBdr>
    </w:div>
    <w:div w:id="1132289384">
      <w:bodyDiv w:val="1"/>
      <w:marLeft w:val="0"/>
      <w:marRight w:val="0"/>
      <w:marTop w:val="0"/>
      <w:marBottom w:val="0"/>
      <w:divBdr>
        <w:top w:val="none" w:sz="0" w:space="0" w:color="auto"/>
        <w:left w:val="none" w:sz="0" w:space="0" w:color="auto"/>
        <w:bottom w:val="none" w:sz="0" w:space="0" w:color="auto"/>
        <w:right w:val="none" w:sz="0" w:space="0" w:color="auto"/>
      </w:divBdr>
    </w:div>
    <w:div w:id="1143275896">
      <w:bodyDiv w:val="1"/>
      <w:marLeft w:val="0"/>
      <w:marRight w:val="0"/>
      <w:marTop w:val="0"/>
      <w:marBottom w:val="0"/>
      <w:divBdr>
        <w:top w:val="none" w:sz="0" w:space="0" w:color="auto"/>
        <w:left w:val="none" w:sz="0" w:space="0" w:color="auto"/>
        <w:bottom w:val="none" w:sz="0" w:space="0" w:color="auto"/>
        <w:right w:val="none" w:sz="0" w:space="0" w:color="auto"/>
      </w:divBdr>
    </w:div>
    <w:div w:id="1210647160">
      <w:bodyDiv w:val="1"/>
      <w:marLeft w:val="0"/>
      <w:marRight w:val="0"/>
      <w:marTop w:val="0"/>
      <w:marBottom w:val="0"/>
      <w:divBdr>
        <w:top w:val="none" w:sz="0" w:space="0" w:color="auto"/>
        <w:left w:val="none" w:sz="0" w:space="0" w:color="auto"/>
        <w:bottom w:val="none" w:sz="0" w:space="0" w:color="auto"/>
        <w:right w:val="none" w:sz="0" w:space="0" w:color="auto"/>
      </w:divBdr>
    </w:div>
    <w:div w:id="1221210601">
      <w:bodyDiv w:val="1"/>
      <w:marLeft w:val="0"/>
      <w:marRight w:val="0"/>
      <w:marTop w:val="0"/>
      <w:marBottom w:val="0"/>
      <w:divBdr>
        <w:top w:val="none" w:sz="0" w:space="0" w:color="auto"/>
        <w:left w:val="none" w:sz="0" w:space="0" w:color="auto"/>
        <w:bottom w:val="none" w:sz="0" w:space="0" w:color="auto"/>
        <w:right w:val="none" w:sz="0" w:space="0" w:color="auto"/>
      </w:divBdr>
    </w:div>
    <w:div w:id="1222328261">
      <w:bodyDiv w:val="1"/>
      <w:marLeft w:val="0"/>
      <w:marRight w:val="0"/>
      <w:marTop w:val="0"/>
      <w:marBottom w:val="0"/>
      <w:divBdr>
        <w:top w:val="none" w:sz="0" w:space="0" w:color="auto"/>
        <w:left w:val="none" w:sz="0" w:space="0" w:color="auto"/>
        <w:bottom w:val="none" w:sz="0" w:space="0" w:color="auto"/>
        <w:right w:val="none" w:sz="0" w:space="0" w:color="auto"/>
      </w:divBdr>
    </w:div>
    <w:div w:id="1272472114">
      <w:bodyDiv w:val="1"/>
      <w:marLeft w:val="0"/>
      <w:marRight w:val="0"/>
      <w:marTop w:val="0"/>
      <w:marBottom w:val="0"/>
      <w:divBdr>
        <w:top w:val="none" w:sz="0" w:space="0" w:color="auto"/>
        <w:left w:val="none" w:sz="0" w:space="0" w:color="auto"/>
        <w:bottom w:val="none" w:sz="0" w:space="0" w:color="auto"/>
        <w:right w:val="none" w:sz="0" w:space="0" w:color="auto"/>
      </w:divBdr>
    </w:div>
    <w:div w:id="1276910699">
      <w:bodyDiv w:val="1"/>
      <w:marLeft w:val="0"/>
      <w:marRight w:val="0"/>
      <w:marTop w:val="0"/>
      <w:marBottom w:val="0"/>
      <w:divBdr>
        <w:top w:val="none" w:sz="0" w:space="0" w:color="auto"/>
        <w:left w:val="none" w:sz="0" w:space="0" w:color="auto"/>
        <w:bottom w:val="none" w:sz="0" w:space="0" w:color="auto"/>
        <w:right w:val="none" w:sz="0" w:space="0" w:color="auto"/>
      </w:divBdr>
    </w:div>
    <w:div w:id="1288512602">
      <w:bodyDiv w:val="1"/>
      <w:marLeft w:val="0"/>
      <w:marRight w:val="0"/>
      <w:marTop w:val="0"/>
      <w:marBottom w:val="0"/>
      <w:divBdr>
        <w:top w:val="none" w:sz="0" w:space="0" w:color="auto"/>
        <w:left w:val="none" w:sz="0" w:space="0" w:color="auto"/>
        <w:bottom w:val="none" w:sz="0" w:space="0" w:color="auto"/>
        <w:right w:val="none" w:sz="0" w:space="0" w:color="auto"/>
      </w:divBdr>
    </w:div>
    <w:div w:id="1293945213">
      <w:bodyDiv w:val="1"/>
      <w:marLeft w:val="0"/>
      <w:marRight w:val="0"/>
      <w:marTop w:val="0"/>
      <w:marBottom w:val="0"/>
      <w:divBdr>
        <w:top w:val="none" w:sz="0" w:space="0" w:color="auto"/>
        <w:left w:val="none" w:sz="0" w:space="0" w:color="auto"/>
        <w:bottom w:val="none" w:sz="0" w:space="0" w:color="auto"/>
        <w:right w:val="none" w:sz="0" w:space="0" w:color="auto"/>
      </w:divBdr>
    </w:div>
    <w:div w:id="1326056661">
      <w:bodyDiv w:val="1"/>
      <w:marLeft w:val="0"/>
      <w:marRight w:val="0"/>
      <w:marTop w:val="0"/>
      <w:marBottom w:val="0"/>
      <w:divBdr>
        <w:top w:val="none" w:sz="0" w:space="0" w:color="auto"/>
        <w:left w:val="none" w:sz="0" w:space="0" w:color="auto"/>
        <w:bottom w:val="none" w:sz="0" w:space="0" w:color="auto"/>
        <w:right w:val="none" w:sz="0" w:space="0" w:color="auto"/>
      </w:divBdr>
    </w:div>
    <w:div w:id="1418818781">
      <w:bodyDiv w:val="1"/>
      <w:marLeft w:val="0"/>
      <w:marRight w:val="0"/>
      <w:marTop w:val="0"/>
      <w:marBottom w:val="0"/>
      <w:divBdr>
        <w:top w:val="none" w:sz="0" w:space="0" w:color="auto"/>
        <w:left w:val="none" w:sz="0" w:space="0" w:color="auto"/>
        <w:bottom w:val="none" w:sz="0" w:space="0" w:color="auto"/>
        <w:right w:val="none" w:sz="0" w:space="0" w:color="auto"/>
      </w:divBdr>
    </w:div>
    <w:div w:id="1446340491">
      <w:bodyDiv w:val="1"/>
      <w:marLeft w:val="0"/>
      <w:marRight w:val="0"/>
      <w:marTop w:val="0"/>
      <w:marBottom w:val="0"/>
      <w:divBdr>
        <w:top w:val="none" w:sz="0" w:space="0" w:color="auto"/>
        <w:left w:val="none" w:sz="0" w:space="0" w:color="auto"/>
        <w:bottom w:val="none" w:sz="0" w:space="0" w:color="auto"/>
        <w:right w:val="none" w:sz="0" w:space="0" w:color="auto"/>
      </w:divBdr>
    </w:div>
    <w:div w:id="1460996988">
      <w:bodyDiv w:val="1"/>
      <w:marLeft w:val="0"/>
      <w:marRight w:val="0"/>
      <w:marTop w:val="0"/>
      <w:marBottom w:val="0"/>
      <w:divBdr>
        <w:top w:val="none" w:sz="0" w:space="0" w:color="auto"/>
        <w:left w:val="none" w:sz="0" w:space="0" w:color="auto"/>
        <w:bottom w:val="none" w:sz="0" w:space="0" w:color="auto"/>
        <w:right w:val="none" w:sz="0" w:space="0" w:color="auto"/>
      </w:divBdr>
    </w:div>
    <w:div w:id="1536892893">
      <w:bodyDiv w:val="1"/>
      <w:marLeft w:val="0"/>
      <w:marRight w:val="0"/>
      <w:marTop w:val="0"/>
      <w:marBottom w:val="0"/>
      <w:divBdr>
        <w:top w:val="none" w:sz="0" w:space="0" w:color="auto"/>
        <w:left w:val="none" w:sz="0" w:space="0" w:color="auto"/>
        <w:bottom w:val="none" w:sz="0" w:space="0" w:color="auto"/>
        <w:right w:val="none" w:sz="0" w:space="0" w:color="auto"/>
      </w:divBdr>
    </w:div>
    <w:div w:id="1554731571">
      <w:bodyDiv w:val="1"/>
      <w:marLeft w:val="0"/>
      <w:marRight w:val="0"/>
      <w:marTop w:val="0"/>
      <w:marBottom w:val="0"/>
      <w:divBdr>
        <w:top w:val="none" w:sz="0" w:space="0" w:color="auto"/>
        <w:left w:val="none" w:sz="0" w:space="0" w:color="auto"/>
        <w:bottom w:val="none" w:sz="0" w:space="0" w:color="auto"/>
        <w:right w:val="none" w:sz="0" w:space="0" w:color="auto"/>
      </w:divBdr>
    </w:div>
    <w:div w:id="1588424254">
      <w:bodyDiv w:val="1"/>
      <w:marLeft w:val="0"/>
      <w:marRight w:val="0"/>
      <w:marTop w:val="0"/>
      <w:marBottom w:val="0"/>
      <w:divBdr>
        <w:top w:val="none" w:sz="0" w:space="0" w:color="auto"/>
        <w:left w:val="none" w:sz="0" w:space="0" w:color="auto"/>
        <w:bottom w:val="none" w:sz="0" w:space="0" w:color="auto"/>
        <w:right w:val="none" w:sz="0" w:space="0" w:color="auto"/>
      </w:divBdr>
    </w:div>
    <w:div w:id="1607617731">
      <w:bodyDiv w:val="1"/>
      <w:marLeft w:val="0"/>
      <w:marRight w:val="0"/>
      <w:marTop w:val="0"/>
      <w:marBottom w:val="0"/>
      <w:divBdr>
        <w:top w:val="none" w:sz="0" w:space="0" w:color="auto"/>
        <w:left w:val="none" w:sz="0" w:space="0" w:color="auto"/>
        <w:bottom w:val="none" w:sz="0" w:space="0" w:color="auto"/>
        <w:right w:val="none" w:sz="0" w:space="0" w:color="auto"/>
      </w:divBdr>
    </w:div>
    <w:div w:id="1615407536">
      <w:bodyDiv w:val="1"/>
      <w:marLeft w:val="0"/>
      <w:marRight w:val="0"/>
      <w:marTop w:val="0"/>
      <w:marBottom w:val="0"/>
      <w:divBdr>
        <w:top w:val="none" w:sz="0" w:space="0" w:color="auto"/>
        <w:left w:val="none" w:sz="0" w:space="0" w:color="auto"/>
        <w:bottom w:val="none" w:sz="0" w:space="0" w:color="auto"/>
        <w:right w:val="none" w:sz="0" w:space="0" w:color="auto"/>
      </w:divBdr>
    </w:div>
    <w:div w:id="1623070402">
      <w:bodyDiv w:val="1"/>
      <w:marLeft w:val="0"/>
      <w:marRight w:val="0"/>
      <w:marTop w:val="0"/>
      <w:marBottom w:val="0"/>
      <w:divBdr>
        <w:top w:val="none" w:sz="0" w:space="0" w:color="auto"/>
        <w:left w:val="none" w:sz="0" w:space="0" w:color="auto"/>
        <w:bottom w:val="none" w:sz="0" w:space="0" w:color="auto"/>
        <w:right w:val="none" w:sz="0" w:space="0" w:color="auto"/>
      </w:divBdr>
    </w:div>
    <w:div w:id="1649897532">
      <w:bodyDiv w:val="1"/>
      <w:marLeft w:val="0"/>
      <w:marRight w:val="0"/>
      <w:marTop w:val="0"/>
      <w:marBottom w:val="0"/>
      <w:divBdr>
        <w:top w:val="none" w:sz="0" w:space="0" w:color="auto"/>
        <w:left w:val="none" w:sz="0" w:space="0" w:color="auto"/>
        <w:bottom w:val="none" w:sz="0" w:space="0" w:color="auto"/>
        <w:right w:val="none" w:sz="0" w:space="0" w:color="auto"/>
      </w:divBdr>
    </w:div>
    <w:div w:id="1738893422">
      <w:bodyDiv w:val="1"/>
      <w:marLeft w:val="0"/>
      <w:marRight w:val="0"/>
      <w:marTop w:val="0"/>
      <w:marBottom w:val="0"/>
      <w:divBdr>
        <w:top w:val="none" w:sz="0" w:space="0" w:color="auto"/>
        <w:left w:val="none" w:sz="0" w:space="0" w:color="auto"/>
        <w:bottom w:val="none" w:sz="0" w:space="0" w:color="auto"/>
        <w:right w:val="none" w:sz="0" w:space="0" w:color="auto"/>
      </w:divBdr>
    </w:div>
    <w:div w:id="1759591585">
      <w:bodyDiv w:val="1"/>
      <w:marLeft w:val="0"/>
      <w:marRight w:val="0"/>
      <w:marTop w:val="0"/>
      <w:marBottom w:val="0"/>
      <w:divBdr>
        <w:top w:val="none" w:sz="0" w:space="0" w:color="auto"/>
        <w:left w:val="none" w:sz="0" w:space="0" w:color="auto"/>
        <w:bottom w:val="none" w:sz="0" w:space="0" w:color="auto"/>
        <w:right w:val="none" w:sz="0" w:space="0" w:color="auto"/>
      </w:divBdr>
    </w:div>
    <w:div w:id="1792430629">
      <w:bodyDiv w:val="1"/>
      <w:marLeft w:val="0"/>
      <w:marRight w:val="0"/>
      <w:marTop w:val="0"/>
      <w:marBottom w:val="0"/>
      <w:divBdr>
        <w:top w:val="none" w:sz="0" w:space="0" w:color="auto"/>
        <w:left w:val="none" w:sz="0" w:space="0" w:color="auto"/>
        <w:bottom w:val="none" w:sz="0" w:space="0" w:color="auto"/>
        <w:right w:val="none" w:sz="0" w:space="0" w:color="auto"/>
      </w:divBdr>
    </w:div>
    <w:div w:id="1799301117">
      <w:bodyDiv w:val="1"/>
      <w:marLeft w:val="0"/>
      <w:marRight w:val="0"/>
      <w:marTop w:val="0"/>
      <w:marBottom w:val="0"/>
      <w:divBdr>
        <w:top w:val="none" w:sz="0" w:space="0" w:color="auto"/>
        <w:left w:val="none" w:sz="0" w:space="0" w:color="auto"/>
        <w:bottom w:val="none" w:sz="0" w:space="0" w:color="auto"/>
        <w:right w:val="none" w:sz="0" w:space="0" w:color="auto"/>
      </w:divBdr>
    </w:div>
    <w:div w:id="1806580811">
      <w:bodyDiv w:val="1"/>
      <w:marLeft w:val="0"/>
      <w:marRight w:val="0"/>
      <w:marTop w:val="0"/>
      <w:marBottom w:val="0"/>
      <w:divBdr>
        <w:top w:val="none" w:sz="0" w:space="0" w:color="auto"/>
        <w:left w:val="none" w:sz="0" w:space="0" w:color="auto"/>
        <w:bottom w:val="none" w:sz="0" w:space="0" w:color="auto"/>
        <w:right w:val="none" w:sz="0" w:space="0" w:color="auto"/>
      </w:divBdr>
    </w:div>
    <w:div w:id="1812359223">
      <w:bodyDiv w:val="1"/>
      <w:marLeft w:val="0"/>
      <w:marRight w:val="0"/>
      <w:marTop w:val="0"/>
      <w:marBottom w:val="0"/>
      <w:divBdr>
        <w:top w:val="none" w:sz="0" w:space="0" w:color="auto"/>
        <w:left w:val="none" w:sz="0" w:space="0" w:color="auto"/>
        <w:bottom w:val="none" w:sz="0" w:space="0" w:color="auto"/>
        <w:right w:val="none" w:sz="0" w:space="0" w:color="auto"/>
      </w:divBdr>
    </w:div>
    <w:div w:id="1887569423">
      <w:bodyDiv w:val="1"/>
      <w:marLeft w:val="0"/>
      <w:marRight w:val="0"/>
      <w:marTop w:val="0"/>
      <w:marBottom w:val="0"/>
      <w:divBdr>
        <w:top w:val="none" w:sz="0" w:space="0" w:color="auto"/>
        <w:left w:val="none" w:sz="0" w:space="0" w:color="auto"/>
        <w:bottom w:val="none" w:sz="0" w:space="0" w:color="auto"/>
        <w:right w:val="none" w:sz="0" w:space="0" w:color="auto"/>
      </w:divBdr>
    </w:div>
    <w:div w:id="1918442291">
      <w:bodyDiv w:val="1"/>
      <w:marLeft w:val="0"/>
      <w:marRight w:val="0"/>
      <w:marTop w:val="0"/>
      <w:marBottom w:val="0"/>
      <w:divBdr>
        <w:top w:val="none" w:sz="0" w:space="0" w:color="auto"/>
        <w:left w:val="none" w:sz="0" w:space="0" w:color="auto"/>
        <w:bottom w:val="none" w:sz="0" w:space="0" w:color="auto"/>
        <w:right w:val="none" w:sz="0" w:space="0" w:color="auto"/>
      </w:divBdr>
    </w:div>
    <w:div w:id="1960716938">
      <w:bodyDiv w:val="1"/>
      <w:marLeft w:val="0"/>
      <w:marRight w:val="0"/>
      <w:marTop w:val="0"/>
      <w:marBottom w:val="0"/>
      <w:divBdr>
        <w:top w:val="none" w:sz="0" w:space="0" w:color="auto"/>
        <w:left w:val="none" w:sz="0" w:space="0" w:color="auto"/>
        <w:bottom w:val="none" w:sz="0" w:space="0" w:color="auto"/>
        <w:right w:val="none" w:sz="0" w:space="0" w:color="auto"/>
      </w:divBdr>
    </w:div>
    <w:div w:id="2008049702">
      <w:bodyDiv w:val="1"/>
      <w:marLeft w:val="0"/>
      <w:marRight w:val="0"/>
      <w:marTop w:val="0"/>
      <w:marBottom w:val="0"/>
      <w:divBdr>
        <w:top w:val="none" w:sz="0" w:space="0" w:color="auto"/>
        <w:left w:val="none" w:sz="0" w:space="0" w:color="auto"/>
        <w:bottom w:val="none" w:sz="0" w:space="0" w:color="auto"/>
        <w:right w:val="none" w:sz="0" w:space="0" w:color="auto"/>
      </w:divBdr>
    </w:div>
    <w:div w:id="2071031108">
      <w:bodyDiv w:val="1"/>
      <w:marLeft w:val="0"/>
      <w:marRight w:val="0"/>
      <w:marTop w:val="0"/>
      <w:marBottom w:val="0"/>
      <w:divBdr>
        <w:top w:val="none" w:sz="0" w:space="0" w:color="auto"/>
        <w:left w:val="none" w:sz="0" w:space="0" w:color="auto"/>
        <w:bottom w:val="none" w:sz="0" w:space="0" w:color="auto"/>
        <w:right w:val="none" w:sz="0" w:space="0" w:color="auto"/>
      </w:divBdr>
    </w:div>
    <w:div w:id="2076077379">
      <w:bodyDiv w:val="1"/>
      <w:marLeft w:val="0"/>
      <w:marRight w:val="0"/>
      <w:marTop w:val="0"/>
      <w:marBottom w:val="0"/>
      <w:divBdr>
        <w:top w:val="none" w:sz="0" w:space="0" w:color="auto"/>
        <w:left w:val="none" w:sz="0" w:space="0" w:color="auto"/>
        <w:bottom w:val="none" w:sz="0" w:space="0" w:color="auto"/>
        <w:right w:val="none" w:sz="0" w:space="0" w:color="auto"/>
      </w:divBdr>
    </w:div>
    <w:div w:id="2085487892">
      <w:bodyDiv w:val="1"/>
      <w:marLeft w:val="0"/>
      <w:marRight w:val="0"/>
      <w:marTop w:val="0"/>
      <w:marBottom w:val="0"/>
      <w:divBdr>
        <w:top w:val="none" w:sz="0" w:space="0" w:color="auto"/>
        <w:left w:val="none" w:sz="0" w:space="0" w:color="auto"/>
        <w:bottom w:val="none" w:sz="0" w:space="0" w:color="auto"/>
        <w:right w:val="none" w:sz="0" w:space="0" w:color="auto"/>
      </w:divBdr>
    </w:div>
    <w:div w:id="211655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image" Target="media/image37.emf" Id="rId47" /><Relationship Type="http://schemas.openxmlformats.org/officeDocument/2006/relationships/footer" Target="footer1.xml" Id="rId50" /><Relationship Type="http://schemas.openxmlformats.org/officeDocument/2006/relationships/theme" Target="theme/theme1.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image" Target="media/image34.png" Id="rId44" /><Relationship Type="http://schemas.openxmlformats.org/officeDocument/2006/relationships/footer" Target="footer2.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package" Target="embeddings/Microsoft_Excel_Worksheet.xlsx" Id="rId48" /><Relationship Type="http://schemas.openxmlformats.org/officeDocument/2006/relationships/webSettings" Target="webSettings.xml" Id="rId8" /><Relationship Type="http://schemas.openxmlformats.org/officeDocument/2006/relationships/header" Target="header2.xm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36.png" Id="rId46" /><Relationship Type="http://schemas.openxmlformats.org/officeDocument/2006/relationships/image" Target="media/image10.png" Id="rId20" /><Relationship Type="http://schemas.openxmlformats.org/officeDocument/2006/relationships/image" Target="media/image31.png" Id="rId41" /><Relationship Type="http://schemas.microsoft.com/office/2011/relationships/people" Target="people.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header" Target="header1.xml" Id="rId49" /></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3B3B3AC5C911743A35BEC2C69513AC6" ma:contentTypeVersion="6" ma:contentTypeDescription="Crear nuevo documento." ma:contentTypeScope="" ma:versionID="1b406f873740041952ea2d88d4f24347">
  <xsd:schema xmlns:xsd="http://www.w3.org/2001/XMLSchema" xmlns:xs="http://www.w3.org/2001/XMLSchema" xmlns:p="http://schemas.microsoft.com/office/2006/metadata/properties" xmlns:ns2="f4789e0d-c555-4f7b-a28c-843989413916" xmlns:ns3="e7c0dac7-4bca-472e-8c19-84b700005c50" targetNamespace="http://schemas.microsoft.com/office/2006/metadata/properties" ma:root="true" ma:fieldsID="98a1c31589ba21cd7de9f3cf48631261" ns2:_="" ns3:_="">
    <xsd:import namespace="f4789e0d-c555-4f7b-a28c-843989413916"/>
    <xsd:import namespace="e7c0dac7-4bca-472e-8c19-84b700005c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89e0d-c555-4f7b-a28c-8439894139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c0dac7-4bca-472e-8c19-84b700005c50"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68C24C-88EC-47DB-A60D-6BCEB30052CF}">
  <ds:schemaRefs>
    <ds:schemaRef ds:uri="http://schemas.microsoft.com/sharepoint/v3/contenttype/forms"/>
  </ds:schemaRefs>
</ds:datastoreItem>
</file>

<file path=customXml/itemProps2.xml><?xml version="1.0" encoding="utf-8"?>
<ds:datastoreItem xmlns:ds="http://schemas.openxmlformats.org/officeDocument/2006/customXml" ds:itemID="{3E568CBE-72C8-49FC-95B8-BF78E6F0F656}">
  <ds:schemaRefs>
    <ds:schemaRef ds:uri="http://schemas.openxmlformats.org/officeDocument/2006/bibliography"/>
  </ds:schemaRefs>
</ds:datastoreItem>
</file>

<file path=customXml/itemProps3.xml><?xml version="1.0" encoding="utf-8"?>
<ds:datastoreItem xmlns:ds="http://schemas.openxmlformats.org/officeDocument/2006/customXml" ds:itemID="{D45058C8-C50B-468B-B0E2-9347FF33A0B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B43BD6-75D1-472E-A207-ADF97A35F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89e0d-c555-4f7b-a28c-843989413916"/>
    <ds:schemaRef ds:uri="e7c0dac7-4bca-472e-8c19-84b700005c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138403-120d-4f4f-864e-2ea2c26e6a70}" enabled="0" method="" siteId="{30138403-120d-4f4f-864e-2ea2c26e6a7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Interdin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Q22000179</dc:creator>
  <keywords/>
  <lastModifiedBy>Sebastian Vasquez</lastModifiedBy>
  <revision>6</revision>
  <lastPrinted>2026-03-04T14:34:00.0000000Z</lastPrinted>
  <dcterms:created xsi:type="dcterms:W3CDTF">2026-04-22T17:27:00.0000000Z</dcterms:created>
  <dcterms:modified xsi:type="dcterms:W3CDTF">2026-04-27T01:20:12.0308488Z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0x010100D3B3B3AC5C911743A35BEC2C69513AC6</vt:lpwstr>
  </property>
</Properties>
</file>